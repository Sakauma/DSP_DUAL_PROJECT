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AEFFE" w14:textId="77777777" w:rsidR="00152F34" w:rsidRPr="00A27A3C" w:rsidRDefault="00152F34">
      <w:pPr>
        <w:pStyle w:val="afff"/>
        <w:spacing w:beforeLines="25" w:before="60" w:line="300" w:lineRule="auto"/>
        <w:ind w:firstLineChars="2550" w:firstLine="7140"/>
        <w:rPr>
          <w:rFonts w:asciiTheme="majorEastAsia" w:eastAsiaTheme="majorEastAsia" w:hAnsiTheme="majorEastAsia" w:cs="Times New Roman" w:hint="eastAsia"/>
        </w:rPr>
      </w:pPr>
      <w:bookmarkStart w:id="0" w:name="_Hlk96521364"/>
    </w:p>
    <w:p w14:paraId="1895C37C" w14:textId="77777777" w:rsidR="00152F34" w:rsidRPr="00A27A3C" w:rsidRDefault="00152F34">
      <w:pPr>
        <w:pStyle w:val="afff"/>
        <w:spacing w:beforeLines="25" w:before="60" w:line="300" w:lineRule="auto"/>
        <w:ind w:firstLineChars="2550" w:firstLine="7140"/>
        <w:rPr>
          <w:rFonts w:asciiTheme="majorEastAsia" w:eastAsiaTheme="majorEastAsia" w:hAnsiTheme="majorEastAsia" w:cs="Times New Roman" w:hint="eastAsia"/>
        </w:rPr>
      </w:pPr>
    </w:p>
    <w:p w14:paraId="44792837" w14:textId="77777777" w:rsidR="00152F34" w:rsidRPr="00A27A3C" w:rsidRDefault="00152F34">
      <w:pPr>
        <w:pStyle w:val="afff"/>
        <w:spacing w:beforeLines="25" w:before="60" w:line="300" w:lineRule="auto"/>
        <w:ind w:firstLineChars="2550" w:firstLine="7140"/>
        <w:rPr>
          <w:rFonts w:asciiTheme="majorEastAsia" w:eastAsiaTheme="majorEastAsia" w:hAnsiTheme="majorEastAsia" w:cs="Times New Roman" w:hint="eastAsia"/>
        </w:rPr>
      </w:pPr>
    </w:p>
    <w:p w14:paraId="20163667" w14:textId="7C53CB5C" w:rsidR="00152F34" w:rsidRPr="00A27A3C" w:rsidRDefault="00511CA9" w:rsidP="00511CA9">
      <w:pPr>
        <w:pStyle w:val="affe"/>
        <w:rPr>
          <w:rFonts w:asciiTheme="majorEastAsia" w:eastAsiaTheme="majorEastAsia" w:hAnsiTheme="majorEastAsia" w:hint="eastAsia"/>
          <w:sz w:val="52"/>
          <w:szCs w:val="52"/>
        </w:rPr>
      </w:pPr>
      <w:r w:rsidRPr="00A27A3C">
        <w:rPr>
          <w:rFonts w:asciiTheme="majorEastAsia" w:eastAsiaTheme="majorEastAsia" w:hAnsiTheme="majorEastAsia" w:hint="eastAsia"/>
          <w:sz w:val="52"/>
          <w:szCs w:val="52"/>
        </w:rPr>
        <w:t>SRIO 的API说明文档</w:t>
      </w:r>
    </w:p>
    <w:p w14:paraId="0F31E0D1" w14:textId="77777777" w:rsidR="00152F34" w:rsidRPr="00A27A3C" w:rsidRDefault="00152F34">
      <w:pPr>
        <w:pStyle w:val="21"/>
        <w:ind w:left="480"/>
        <w:rPr>
          <w:rFonts w:asciiTheme="majorEastAsia" w:eastAsiaTheme="majorEastAsia" w:hAnsiTheme="majorEastAsia" w:hint="eastAsia"/>
        </w:rPr>
      </w:pPr>
    </w:p>
    <w:p w14:paraId="078A6BC6" w14:textId="77777777" w:rsidR="00152F34" w:rsidRPr="00A27A3C" w:rsidRDefault="00152F34">
      <w:pPr>
        <w:pStyle w:val="21"/>
        <w:ind w:left="480"/>
        <w:rPr>
          <w:rFonts w:asciiTheme="majorEastAsia" w:eastAsiaTheme="majorEastAsia" w:hAnsiTheme="majorEastAsia" w:hint="eastAsia"/>
        </w:rPr>
      </w:pPr>
    </w:p>
    <w:p w14:paraId="64554718" w14:textId="77777777" w:rsidR="00152F34" w:rsidRPr="00A27A3C" w:rsidRDefault="00152F34">
      <w:pPr>
        <w:pStyle w:val="21"/>
        <w:ind w:firstLineChars="0" w:firstLine="0"/>
        <w:rPr>
          <w:rFonts w:asciiTheme="majorEastAsia" w:eastAsiaTheme="majorEastAsia" w:hAnsiTheme="majorEastAsia" w:hint="eastAsia"/>
        </w:rPr>
      </w:pPr>
    </w:p>
    <w:p w14:paraId="36955E74" w14:textId="77777777" w:rsidR="00152F34" w:rsidRPr="00A27A3C" w:rsidRDefault="00152F34">
      <w:pPr>
        <w:pStyle w:val="21"/>
        <w:ind w:left="480"/>
        <w:rPr>
          <w:rFonts w:asciiTheme="majorEastAsia" w:eastAsiaTheme="majorEastAsia" w:hAnsiTheme="majorEastAsia" w:hint="eastAsia"/>
        </w:rPr>
      </w:pPr>
    </w:p>
    <w:tbl>
      <w:tblPr>
        <w:tblW w:w="8504" w:type="dxa"/>
        <w:tblLayout w:type="fixed"/>
        <w:tblLook w:val="04A0" w:firstRow="1" w:lastRow="0" w:firstColumn="1" w:lastColumn="0" w:noHBand="0" w:noVBand="1"/>
      </w:tblPr>
      <w:tblGrid>
        <w:gridCol w:w="3266"/>
        <w:gridCol w:w="3158"/>
        <w:gridCol w:w="2080"/>
      </w:tblGrid>
      <w:tr w:rsidR="0075038A" w:rsidRPr="00706813" w14:paraId="7B216C6E" w14:textId="77777777">
        <w:trPr>
          <w:cantSplit/>
          <w:trHeight w:hRule="exact" w:val="851"/>
        </w:trPr>
        <w:tc>
          <w:tcPr>
            <w:tcW w:w="3266" w:type="dxa"/>
            <w:vAlign w:val="bottom"/>
          </w:tcPr>
          <w:p w14:paraId="1B554FD9" w14:textId="77777777" w:rsidR="00152F34" w:rsidRPr="00A27A3C" w:rsidRDefault="00000000">
            <w:pPr>
              <w:jc w:val="right"/>
              <w:rPr>
                <w:rFonts w:asciiTheme="majorEastAsia" w:eastAsiaTheme="majorEastAsia" w:hAnsiTheme="majorEastAsia" w:hint="eastAsia"/>
              </w:rPr>
            </w:pPr>
            <w:r w:rsidRPr="00A27A3C">
              <w:rPr>
                <w:rFonts w:asciiTheme="majorEastAsia" w:eastAsiaTheme="majorEastAsia" w:hAnsiTheme="majorEastAsia" w:hint="eastAsia"/>
              </w:rPr>
              <w:t>阶段标记</w:t>
            </w:r>
          </w:p>
        </w:tc>
        <w:tc>
          <w:tcPr>
            <w:tcW w:w="3158" w:type="dxa"/>
            <w:tcBorders>
              <w:bottom w:val="single" w:sz="4" w:space="0" w:color="auto"/>
            </w:tcBorders>
            <w:vAlign w:val="bottom"/>
          </w:tcPr>
          <w:p w14:paraId="32E50B27" w14:textId="77777777" w:rsidR="00152F34" w:rsidRPr="00A27A3C" w:rsidRDefault="00152F34">
            <w:pPr>
              <w:jc w:val="center"/>
              <w:rPr>
                <w:rFonts w:asciiTheme="majorEastAsia" w:eastAsiaTheme="majorEastAsia" w:hAnsiTheme="majorEastAsia" w:hint="eastAsia"/>
              </w:rPr>
            </w:pPr>
          </w:p>
        </w:tc>
        <w:tc>
          <w:tcPr>
            <w:tcW w:w="2080" w:type="dxa"/>
            <w:vAlign w:val="bottom"/>
          </w:tcPr>
          <w:p w14:paraId="17E9B069" w14:textId="77777777" w:rsidR="00152F34" w:rsidRPr="00A27A3C" w:rsidRDefault="00152F34">
            <w:pPr>
              <w:rPr>
                <w:rFonts w:asciiTheme="majorEastAsia" w:eastAsiaTheme="majorEastAsia" w:hAnsiTheme="majorEastAsia" w:hint="eastAsia"/>
              </w:rPr>
            </w:pPr>
          </w:p>
        </w:tc>
      </w:tr>
      <w:tr w:rsidR="0075038A" w:rsidRPr="00706813" w14:paraId="1B229E7F" w14:textId="77777777">
        <w:trPr>
          <w:cantSplit/>
          <w:trHeight w:hRule="exact" w:val="851"/>
        </w:trPr>
        <w:tc>
          <w:tcPr>
            <w:tcW w:w="3266" w:type="dxa"/>
            <w:vAlign w:val="bottom"/>
          </w:tcPr>
          <w:p w14:paraId="4C49B252" w14:textId="77777777" w:rsidR="00152F34" w:rsidRPr="00A27A3C" w:rsidRDefault="00000000">
            <w:pPr>
              <w:jc w:val="right"/>
              <w:rPr>
                <w:rFonts w:asciiTheme="majorEastAsia" w:eastAsiaTheme="majorEastAsia" w:hAnsiTheme="majorEastAsia" w:hint="eastAsia"/>
              </w:rPr>
            </w:pPr>
            <w:r w:rsidRPr="00A27A3C">
              <w:rPr>
                <w:rFonts w:asciiTheme="majorEastAsia" w:eastAsiaTheme="majorEastAsia" w:hAnsiTheme="majorEastAsia" w:hint="eastAsia"/>
              </w:rPr>
              <w:t>文件编号</w:t>
            </w:r>
          </w:p>
        </w:tc>
        <w:tc>
          <w:tcPr>
            <w:tcW w:w="315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24ABF18" w14:textId="35AD7E0F" w:rsidR="00152F34" w:rsidRPr="00A27A3C" w:rsidRDefault="00152F34">
            <w:pPr>
              <w:jc w:val="center"/>
              <w:rPr>
                <w:rFonts w:asciiTheme="majorEastAsia" w:eastAsiaTheme="majorEastAsia" w:hAnsiTheme="majorEastAsia" w:hint="eastAsia"/>
              </w:rPr>
            </w:pPr>
          </w:p>
        </w:tc>
        <w:tc>
          <w:tcPr>
            <w:tcW w:w="2080" w:type="dxa"/>
            <w:vAlign w:val="bottom"/>
          </w:tcPr>
          <w:p w14:paraId="4891C440" w14:textId="77777777" w:rsidR="00152F34" w:rsidRPr="00A27A3C" w:rsidRDefault="00152F34">
            <w:pPr>
              <w:rPr>
                <w:rFonts w:asciiTheme="majorEastAsia" w:eastAsiaTheme="majorEastAsia" w:hAnsiTheme="majorEastAsia" w:hint="eastAsia"/>
              </w:rPr>
            </w:pPr>
          </w:p>
        </w:tc>
      </w:tr>
      <w:tr w:rsidR="0075038A" w:rsidRPr="00706813" w14:paraId="471F4F01" w14:textId="77777777">
        <w:trPr>
          <w:cantSplit/>
          <w:trHeight w:hRule="exact" w:val="851"/>
        </w:trPr>
        <w:tc>
          <w:tcPr>
            <w:tcW w:w="3266" w:type="dxa"/>
            <w:vAlign w:val="bottom"/>
          </w:tcPr>
          <w:p w14:paraId="1A274069" w14:textId="77777777" w:rsidR="00152F34" w:rsidRPr="00A27A3C" w:rsidRDefault="00000000">
            <w:pPr>
              <w:jc w:val="right"/>
              <w:rPr>
                <w:rFonts w:asciiTheme="majorEastAsia" w:eastAsiaTheme="majorEastAsia" w:hAnsiTheme="majorEastAsia" w:hint="eastAsia"/>
              </w:rPr>
            </w:pPr>
            <w:r w:rsidRPr="00A27A3C">
              <w:rPr>
                <w:rFonts w:asciiTheme="majorEastAsia" w:eastAsiaTheme="majorEastAsia" w:hAnsiTheme="majorEastAsia" w:hint="eastAsia"/>
              </w:rPr>
              <w:t>版</w:t>
            </w:r>
            <w:r w:rsidRPr="00A27A3C">
              <w:rPr>
                <w:rFonts w:asciiTheme="majorEastAsia" w:eastAsiaTheme="majorEastAsia" w:hAnsiTheme="majorEastAsia"/>
              </w:rPr>
              <w:t xml:space="preserve">    </w:t>
            </w:r>
            <w:r w:rsidRPr="00A27A3C">
              <w:rPr>
                <w:rFonts w:asciiTheme="majorEastAsia" w:eastAsiaTheme="majorEastAsia" w:hAnsiTheme="majorEastAsia" w:hint="eastAsia"/>
              </w:rPr>
              <w:t>次</w:t>
            </w:r>
          </w:p>
        </w:tc>
        <w:tc>
          <w:tcPr>
            <w:tcW w:w="315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EDEC08D" w14:textId="6B905FA8" w:rsidR="00152F34" w:rsidRPr="00A27A3C" w:rsidRDefault="00152F34">
            <w:pPr>
              <w:jc w:val="center"/>
              <w:rPr>
                <w:rFonts w:asciiTheme="majorEastAsia" w:eastAsiaTheme="majorEastAsia" w:hAnsiTheme="majorEastAsia" w:hint="eastAsia"/>
              </w:rPr>
            </w:pPr>
          </w:p>
        </w:tc>
        <w:tc>
          <w:tcPr>
            <w:tcW w:w="2080" w:type="dxa"/>
            <w:vAlign w:val="bottom"/>
          </w:tcPr>
          <w:p w14:paraId="728DDB34" w14:textId="77777777" w:rsidR="00152F34" w:rsidRPr="00A27A3C" w:rsidRDefault="00152F34">
            <w:pPr>
              <w:rPr>
                <w:rFonts w:asciiTheme="majorEastAsia" w:eastAsiaTheme="majorEastAsia" w:hAnsiTheme="majorEastAsia" w:hint="eastAsia"/>
              </w:rPr>
            </w:pPr>
          </w:p>
        </w:tc>
      </w:tr>
      <w:tr w:rsidR="0075038A" w:rsidRPr="00706813" w14:paraId="0B7C51E3" w14:textId="77777777">
        <w:trPr>
          <w:cantSplit/>
          <w:trHeight w:hRule="exact" w:val="851"/>
        </w:trPr>
        <w:tc>
          <w:tcPr>
            <w:tcW w:w="3266" w:type="dxa"/>
            <w:vAlign w:val="bottom"/>
          </w:tcPr>
          <w:p w14:paraId="1726AF9C" w14:textId="77777777" w:rsidR="00152F34" w:rsidRPr="00A27A3C" w:rsidRDefault="00000000">
            <w:pPr>
              <w:jc w:val="right"/>
              <w:rPr>
                <w:rFonts w:asciiTheme="majorEastAsia" w:eastAsiaTheme="majorEastAsia" w:hAnsiTheme="majorEastAsia" w:hint="eastAsia"/>
              </w:rPr>
            </w:pPr>
            <w:r w:rsidRPr="00A27A3C">
              <w:rPr>
                <w:rFonts w:asciiTheme="majorEastAsia" w:eastAsiaTheme="majorEastAsia" w:hAnsiTheme="majorEastAsia" w:hint="eastAsia"/>
              </w:rPr>
              <w:t>连封面共</w:t>
            </w:r>
          </w:p>
        </w:tc>
        <w:tc>
          <w:tcPr>
            <w:tcW w:w="315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22BA9C5" w14:textId="1CB28DEB" w:rsidR="00152F34" w:rsidRPr="00A27A3C" w:rsidRDefault="00152F34">
            <w:pPr>
              <w:jc w:val="center"/>
              <w:rPr>
                <w:rFonts w:asciiTheme="majorEastAsia" w:eastAsiaTheme="majorEastAsia" w:hAnsiTheme="majorEastAsia" w:hint="eastAsia"/>
              </w:rPr>
            </w:pPr>
          </w:p>
        </w:tc>
        <w:tc>
          <w:tcPr>
            <w:tcW w:w="2080" w:type="dxa"/>
            <w:vAlign w:val="bottom"/>
          </w:tcPr>
          <w:p w14:paraId="201CC9F4" w14:textId="77777777" w:rsidR="00152F34" w:rsidRPr="00A27A3C" w:rsidRDefault="00000000">
            <w:pPr>
              <w:rPr>
                <w:rFonts w:asciiTheme="majorEastAsia" w:eastAsiaTheme="majorEastAsia" w:hAnsiTheme="majorEastAsia" w:hint="eastAsia"/>
              </w:rPr>
            </w:pPr>
            <w:r w:rsidRPr="00A27A3C">
              <w:rPr>
                <w:rFonts w:asciiTheme="majorEastAsia" w:eastAsiaTheme="majorEastAsia" w:hAnsiTheme="majorEastAsia" w:hint="eastAsia"/>
              </w:rPr>
              <w:t>页</w:t>
            </w:r>
          </w:p>
        </w:tc>
      </w:tr>
    </w:tbl>
    <w:p w14:paraId="3B5E2671" w14:textId="77777777" w:rsidR="00152F34" w:rsidRPr="00A27A3C" w:rsidRDefault="00152F34">
      <w:pPr>
        <w:pStyle w:val="21"/>
        <w:ind w:left="480"/>
        <w:rPr>
          <w:rFonts w:asciiTheme="majorEastAsia" w:eastAsiaTheme="majorEastAsia" w:hAnsiTheme="majorEastAsia" w:hint="eastAsia"/>
        </w:rPr>
      </w:pPr>
    </w:p>
    <w:p w14:paraId="25F580A3" w14:textId="77777777" w:rsidR="00152F34" w:rsidRPr="00A27A3C" w:rsidRDefault="00152F34">
      <w:pPr>
        <w:pStyle w:val="21"/>
        <w:ind w:left="480"/>
        <w:rPr>
          <w:rFonts w:asciiTheme="majorEastAsia" w:eastAsiaTheme="majorEastAsia" w:hAnsiTheme="majorEastAsia" w:hint="eastAsia"/>
        </w:rPr>
      </w:pPr>
    </w:p>
    <w:p w14:paraId="5654C0E9" w14:textId="77777777" w:rsidR="00152F34" w:rsidRPr="00A27A3C" w:rsidRDefault="00152F34">
      <w:pPr>
        <w:pStyle w:val="21"/>
        <w:ind w:left="480"/>
        <w:rPr>
          <w:rFonts w:asciiTheme="majorEastAsia" w:eastAsiaTheme="majorEastAsia" w:hAnsiTheme="majorEastAsia" w:hint="eastAsia"/>
        </w:rPr>
      </w:pPr>
    </w:p>
    <w:p w14:paraId="0C79805E" w14:textId="77777777" w:rsidR="00152F34" w:rsidRPr="00A27A3C" w:rsidRDefault="00152F34">
      <w:pPr>
        <w:pStyle w:val="21"/>
        <w:ind w:left="480"/>
        <w:rPr>
          <w:rFonts w:asciiTheme="majorEastAsia" w:eastAsiaTheme="majorEastAsia" w:hAnsiTheme="majorEastAsia" w:hint="eastAsia"/>
        </w:rPr>
      </w:pPr>
    </w:p>
    <w:p w14:paraId="2C3E41D5" w14:textId="77777777" w:rsidR="00152F34" w:rsidRPr="00A27A3C" w:rsidRDefault="00152F34">
      <w:pPr>
        <w:pStyle w:val="21"/>
        <w:ind w:left="480"/>
        <w:rPr>
          <w:rFonts w:asciiTheme="majorEastAsia" w:eastAsiaTheme="majorEastAsia" w:hAnsiTheme="majorEastAsia" w:hint="eastAsia"/>
        </w:rPr>
      </w:pPr>
    </w:p>
    <w:p w14:paraId="6B705E3F" w14:textId="77777777" w:rsidR="00152F34" w:rsidRPr="00A27A3C" w:rsidRDefault="00152F34">
      <w:pPr>
        <w:pStyle w:val="21"/>
        <w:ind w:left="480"/>
        <w:rPr>
          <w:rFonts w:asciiTheme="majorEastAsia" w:eastAsiaTheme="majorEastAsia" w:hAnsiTheme="majorEastAsia" w:hint="eastAsia"/>
        </w:rPr>
      </w:pPr>
    </w:p>
    <w:p w14:paraId="50DC76DF" w14:textId="77777777" w:rsidR="00152F34" w:rsidRPr="00A27A3C" w:rsidRDefault="00152F34">
      <w:pPr>
        <w:pStyle w:val="21"/>
        <w:ind w:firstLineChars="0" w:firstLine="0"/>
        <w:rPr>
          <w:rFonts w:asciiTheme="majorEastAsia" w:eastAsiaTheme="majorEastAsia" w:hAnsiTheme="majorEastAsia" w:hint="eastAsia"/>
        </w:rPr>
      </w:pPr>
    </w:p>
    <w:p w14:paraId="34C916B7" w14:textId="77777777" w:rsidR="00152F34" w:rsidRPr="00A27A3C" w:rsidRDefault="00000000">
      <w:pPr>
        <w:pStyle w:val="27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 w:hint="eastAsia"/>
        </w:rPr>
        <w:t>北京中航通用科技有限公司</w:t>
      </w:r>
    </w:p>
    <w:p w14:paraId="21792BD2" w14:textId="290AA5EF" w:rsidR="00152F34" w:rsidRPr="00A27A3C" w:rsidRDefault="00000000">
      <w:pPr>
        <w:pStyle w:val="27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>20</w:t>
      </w:r>
      <w:r w:rsidR="00511CA9" w:rsidRPr="00A27A3C">
        <w:rPr>
          <w:rFonts w:asciiTheme="majorEastAsia" w:eastAsiaTheme="majorEastAsia" w:hAnsiTheme="majorEastAsia"/>
        </w:rPr>
        <w:t>26</w:t>
      </w:r>
      <w:r w:rsidRPr="00A27A3C">
        <w:rPr>
          <w:rFonts w:asciiTheme="majorEastAsia" w:eastAsiaTheme="majorEastAsia" w:hAnsiTheme="majorEastAsia" w:hint="eastAsia"/>
        </w:rPr>
        <w:t>年</w:t>
      </w:r>
      <w:r w:rsidRPr="00A27A3C">
        <w:rPr>
          <w:rFonts w:asciiTheme="majorEastAsia" w:eastAsiaTheme="majorEastAsia" w:hAnsiTheme="majorEastAsia"/>
        </w:rPr>
        <w:t>0</w:t>
      </w:r>
      <w:r w:rsidR="00511CA9" w:rsidRPr="00A27A3C">
        <w:rPr>
          <w:rFonts w:asciiTheme="majorEastAsia" w:eastAsiaTheme="majorEastAsia" w:hAnsiTheme="majorEastAsia"/>
        </w:rPr>
        <w:t>3</w:t>
      </w:r>
      <w:r w:rsidRPr="00A27A3C">
        <w:rPr>
          <w:rFonts w:asciiTheme="majorEastAsia" w:eastAsiaTheme="majorEastAsia" w:hAnsiTheme="majorEastAsia" w:hint="eastAsia"/>
        </w:rPr>
        <w:t>月</w:t>
      </w:r>
    </w:p>
    <w:p w14:paraId="4092D9C0" w14:textId="77777777" w:rsidR="00152F34" w:rsidRPr="00A27A3C" w:rsidRDefault="00152F34">
      <w:pPr>
        <w:pStyle w:val="afff"/>
        <w:rPr>
          <w:rFonts w:asciiTheme="majorEastAsia" w:eastAsiaTheme="majorEastAsia" w:hAnsiTheme="majorEastAsia" w:hint="eastAsia"/>
        </w:rPr>
      </w:pPr>
    </w:p>
    <w:p w14:paraId="5CB87902" w14:textId="77777777" w:rsidR="00152F34" w:rsidRPr="00A27A3C" w:rsidRDefault="00152F34">
      <w:pPr>
        <w:pStyle w:val="afff"/>
        <w:rPr>
          <w:rFonts w:asciiTheme="majorEastAsia" w:eastAsiaTheme="majorEastAsia" w:hAnsiTheme="majorEastAsia" w:hint="eastAsia"/>
        </w:rPr>
      </w:pPr>
    </w:p>
    <w:p w14:paraId="2C072EE6" w14:textId="77777777" w:rsidR="00152F34" w:rsidRPr="00A27A3C" w:rsidRDefault="00152F34">
      <w:pPr>
        <w:pStyle w:val="afff"/>
        <w:rPr>
          <w:rFonts w:asciiTheme="majorEastAsia" w:eastAsiaTheme="majorEastAsia" w:hAnsiTheme="majorEastAsia" w:hint="eastAsia"/>
        </w:rPr>
      </w:pPr>
    </w:p>
    <w:p w14:paraId="2A9EF9FC" w14:textId="77777777" w:rsidR="00152F34" w:rsidRPr="00A27A3C" w:rsidRDefault="00152F34">
      <w:pPr>
        <w:pStyle w:val="afff"/>
        <w:rPr>
          <w:rFonts w:asciiTheme="majorEastAsia" w:eastAsiaTheme="majorEastAsia" w:hAnsiTheme="majorEastAsia" w:hint="eastAsia"/>
        </w:rPr>
      </w:pPr>
    </w:p>
    <w:p w14:paraId="1745E1C0" w14:textId="1CE97A46" w:rsidR="00152F34" w:rsidRPr="00A27A3C" w:rsidRDefault="00F347A4" w:rsidP="00F347A4">
      <w:pPr>
        <w:pStyle w:val="affe"/>
        <w:rPr>
          <w:rFonts w:asciiTheme="majorEastAsia" w:eastAsiaTheme="majorEastAsia" w:hAnsiTheme="majorEastAsia" w:hint="eastAsia"/>
          <w:sz w:val="52"/>
          <w:szCs w:val="52"/>
        </w:rPr>
      </w:pPr>
      <w:r w:rsidRPr="00A27A3C">
        <w:rPr>
          <w:rFonts w:asciiTheme="majorEastAsia" w:eastAsiaTheme="majorEastAsia" w:hAnsiTheme="majorEastAsia" w:hint="eastAsia"/>
          <w:sz w:val="52"/>
          <w:szCs w:val="52"/>
        </w:rPr>
        <w:t>SRIO 的API说明文档</w:t>
      </w:r>
    </w:p>
    <w:p w14:paraId="6EF23446" w14:textId="77777777" w:rsidR="00152F34" w:rsidRPr="00A27A3C" w:rsidRDefault="00152F34">
      <w:pPr>
        <w:pStyle w:val="affe"/>
        <w:jc w:val="both"/>
        <w:rPr>
          <w:rFonts w:asciiTheme="majorEastAsia" w:eastAsiaTheme="majorEastAsia" w:hAnsiTheme="majorEastAsia" w:hint="eastAsia"/>
        </w:rPr>
      </w:pPr>
    </w:p>
    <w:p w14:paraId="5CCC641A" w14:textId="77777777" w:rsidR="00152F34" w:rsidRPr="00A27A3C" w:rsidRDefault="00152F34">
      <w:pPr>
        <w:pStyle w:val="21"/>
        <w:ind w:left="480"/>
        <w:rPr>
          <w:rFonts w:asciiTheme="majorEastAsia" w:eastAsiaTheme="majorEastAsia" w:hAnsiTheme="majorEastAsia" w:hint="eastAsia"/>
        </w:rPr>
      </w:pPr>
    </w:p>
    <w:p w14:paraId="28293142" w14:textId="77777777" w:rsidR="00152F34" w:rsidRPr="00A27A3C" w:rsidRDefault="00152F34">
      <w:pPr>
        <w:pStyle w:val="21"/>
        <w:ind w:left="480"/>
        <w:rPr>
          <w:rFonts w:asciiTheme="majorEastAsia" w:eastAsiaTheme="majorEastAsia" w:hAnsiTheme="majorEastAsia" w:hint="eastAsia"/>
        </w:rPr>
      </w:pPr>
    </w:p>
    <w:p w14:paraId="4F537576" w14:textId="77777777" w:rsidR="00152F34" w:rsidRPr="00A27A3C" w:rsidRDefault="00152F34">
      <w:pPr>
        <w:pStyle w:val="21"/>
        <w:ind w:left="480"/>
        <w:rPr>
          <w:rFonts w:asciiTheme="majorEastAsia" w:eastAsiaTheme="majorEastAsia" w:hAnsiTheme="majorEastAsia" w:hint="eastAsia"/>
        </w:rPr>
      </w:pPr>
    </w:p>
    <w:p w14:paraId="4FCE0A74" w14:textId="77777777" w:rsidR="00152F34" w:rsidRPr="00A27A3C" w:rsidRDefault="00152F34">
      <w:pPr>
        <w:pStyle w:val="21"/>
        <w:ind w:left="480"/>
        <w:rPr>
          <w:rFonts w:asciiTheme="majorEastAsia" w:eastAsiaTheme="majorEastAsia" w:hAnsiTheme="majorEastAsia" w:hint="eastAsia"/>
        </w:rPr>
      </w:pPr>
    </w:p>
    <w:p w14:paraId="2E73F522" w14:textId="77777777" w:rsidR="00152F34" w:rsidRPr="00A27A3C" w:rsidRDefault="00152F34">
      <w:pPr>
        <w:pStyle w:val="21"/>
        <w:ind w:left="480"/>
        <w:rPr>
          <w:rFonts w:asciiTheme="majorEastAsia" w:eastAsiaTheme="majorEastAsia" w:hAnsiTheme="majorEastAsia" w:hint="eastAsia"/>
        </w:rPr>
      </w:pPr>
    </w:p>
    <w:p w14:paraId="318FEFE5" w14:textId="77777777" w:rsidR="00152F34" w:rsidRPr="00A27A3C" w:rsidRDefault="00152F34">
      <w:pPr>
        <w:pStyle w:val="21"/>
        <w:ind w:left="480"/>
        <w:rPr>
          <w:rFonts w:asciiTheme="majorEastAsia" w:eastAsiaTheme="majorEastAsia" w:hAnsiTheme="majorEastAsia" w:hint="eastAsia"/>
        </w:rPr>
      </w:pPr>
    </w:p>
    <w:p w14:paraId="79F2F629" w14:textId="77777777" w:rsidR="00152F34" w:rsidRPr="00A27A3C" w:rsidRDefault="00152F34">
      <w:pPr>
        <w:pStyle w:val="21"/>
        <w:ind w:left="480"/>
        <w:rPr>
          <w:rFonts w:asciiTheme="majorEastAsia" w:eastAsiaTheme="majorEastAsia" w:hAnsiTheme="majorEastAsia" w:hint="eastAsia"/>
        </w:rPr>
      </w:pPr>
    </w:p>
    <w:tbl>
      <w:tblPr>
        <w:tblStyle w:val="aff6"/>
        <w:tblW w:w="793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6"/>
        <w:gridCol w:w="715"/>
        <w:gridCol w:w="1984"/>
        <w:gridCol w:w="2693"/>
      </w:tblGrid>
      <w:tr w:rsidR="0075038A" w:rsidRPr="00706813" w14:paraId="26F32B47" w14:textId="77777777">
        <w:trPr>
          <w:trHeight w:val="996"/>
          <w:jc w:val="center"/>
        </w:trPr>
        <w:tc>
          <w:tcPr>
            <w:tcW w:w="2546" w:type="dxa"/>
            <w:tcBorders>
              <w:bottom w:val="single" w:sz="4" w:space="0" w:color="auto"/>
            </w:tcBorders>
            <w:vAlign w:val="center"/>
          </w:tcPr>
          <w:p w14:paraId="78DA7827" w14:textId="77777777" w:rsidR="00152F34" w:rsidRPr="00A27A3C" w:rsidRDefault="00000000">
            <w:pPr>
              <w:pStyle w:val="21"/>
              <w:spacing w:line="240" w:lineRule="auto"/>
              <w:ind w:left="480" w:firstLineChars="0" w:firstLine="0"/>
              <w:jc w:val="center"/>
              <w:rPr>
                <w:rFonts w:asciiTheme="majorEastAsia" w:eastAsiaTheme="majorEastAsia" w:hAnsiTheme="majorEastAsia" w:hint="eastAsia"/>
                <w:b/>
                <w:bCs/>
              </w:rPr>
            </w:pPr>
            <w:bookmarkStart w:id="1" w:name="_1596779851"/>
            <w:bookmarkStart w:id="2" w:name="_1596780242"/>
            <w:bookmarkStart w:id="3" w:name="_1596780072"/>
            <w:bookmarkStart w:id="4" w:name="_1596780132"/>
            <w:bookmarkStart w:id="5" w:name="_1596779829"/>
            <w:bookmarkStart w:id="6" w:name="_1596780183"/>
            <w:bookmarkStart w:id="7" w:name="_1596779177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r w:rsidRPr="00A27A3C">
              <w:rPr>
                <w:rFonts w:asciiTheme="majorEastAsia" w:eastAsiaTheme="majorEastAsia" w:hAnsiTheme="majorEastAsia" w:hint="eastAsia"/>
                <w:b/>
                <w:bCs/>
                <w:sz w:val="32"/>
                <w:szCs w:val="32"/>
              </w:rPr>
              <w:t>会    签</w:t>
            </w:r>
          </w:p>
        </w:tc>
        <w:tc>
          <w:tcPr>
            <w:tcW w:w="715" w:type="dxa"/>
          </w:tcPr>
          <w:p w14:paraId="70407AB5" w14:textId="77777777" w:rsidR="00152F34" w:rsidRPr="00A27A3C" w:rsidRDefault="00152F34">
            <w:pPr>
              <w:pStyle w:val="21"/>
              <w:spacing w:line="240" w:lineRule="auto"/>
              <w:ind w:left="480" w:firstLineChars="0" w:firstLine="0"/>
              <w:jc w:val="center"/>
              <w:rPr>
                <w:rFonts w:asciiTheme="majorEastAsia" w:eastAsiaTheme="majorEastAsia" w:hAnsiTheme="majorEastAsia" w:hint="eastAsia"/>
                <w:b/>
                <w:bCs/>
                <w:sz w:val="32"/>
                <w:szCs w:val="32"/>
              </w:rPr>
            </w:pPr>
          </w:p>
        </w:tc>
        <w:tc>
          <w:tcPr>
            <w:tcW w:w="1984" w:type="dxa"/>
            <w:vAlign w:val="center"/>
          </w:tcPr>
          <w:p w14:paraId="74B06C69" w14:textId="77777777" w:rsidR="00152F34" w:rsidRPr="00A27A3C" w:rsidRDefault="00000000">
            <w:pPr>
              <w:pStyle w:val="21"/>
              <w:spacing w:line="240" w:lineRule="auto"/>
              <w:ind w:left="480" w:firstLineChars="0" w:firstLine="0"/>
              <w:jc w:val="center"/>
              <w:rPr>
                <w:rFonts w:asciiTheme="majorEastAsia" w:eastAsiaTheme="majorEastAsia" w:hAnsiTheme="majorEastAsia" w:hint="eastAsia"/>
                <w:b/>
                <w:bCs/>
                <w:sz w:val="32"/>
                <w:szCs w:val="32"/>
              </w:rPr>
            </w:pPr>
            <w:r w:rsidRPr="00A27A3C">
              <w:rPr>
                <w:rFonts w:asciiTheme="majorEastAsia" w:eastAsiaTheme="majorEastAsia" w:hAnsiTheme="majorEastAsia" w:hint="eastAsia"/>
                <w:b/>
                <w:bCs/>
                <w:sz w:val="32"/>
                <w:szCs w:val="32"/>
              </w:rPr>
              <w:t>编  制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14:paraId="2F3BDF52" w14:textId="56B71608" w:rsidR="00152F34" w:rsidRPr="00A27A3C" w:rsidRDefault="00152F34" w:rsidP="001679C7">
            <w:pPr>
              <w:pStyle w:val="21"/>
              <w:spacing w:line="240" w:lineRule="auto"/>
              <w:ind w:left="480" w:firstLineChars="0" w:firstLine="0"/>
              <w:rPr>
                <w:rFonts w:asciiTheme="majorEastAsia" w:eastAsiaTheme="majorEastAsia" w:hAnsiTheme="majorEastAsia" w:hint="eastAsia"/>
                <w:b/>
                <w:bCs/>
              </w:rPr>
            </w:pPr>
          </w:p>
        </w:tc>
      </w:tr>
      <w:tr w:rsidR="0075038A" w:rsidRPr="00706813" w14:paraId="28072842" w14:textId="77777777">
        <w:trPr>
          <w:trHeight w:val="1046"/>
          <w:jc w:val="center"/>
        </w:trPr>
        <w:tc>
          <w:tcPr>
            <w:tcW w:w="25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CFF824" w14:textId="0F32A9B1" w:rsidR="00152F34" w:rsidRPr="00A27A3C" w:rsidRDefault="00152F34" w:rsidP="000F5D2A">
            <w:pPr>
              <w:pStyle w:val="21"/>
              <w:spacing w:line="240" w:lineRule="auto"/>
              <w:ind w:left="480" w:firstLineChars="0" w:firstLine="0"/>
              <w:rPr>
                <w:rFonts w:asciiTheme="majorEastAsia" w:eastAsiaTheme="majorEastAsia" w:hAnsiTheme="majorEastAsia" w:hint="eastAsia"/>
                <w:b/>
                <w:bCs/>
              </w:rPr>
            </w:pPr>
          </w:p>
        </w:tc>
        <w:tc>
          <w:tcPr>
            <w:tcW w:w="715" w:type="dxa"/>
          </w:tcPr>
          <w:p w14:paraId="1A6F6382" w14:textId="77777777" w:rsidR="00152F34" w:rsidRPr="00A27A3C" w:rsidRDefault="00152F34">
            <w:pPr>
              <w:pStyle w:val="21"/>
              <w:spacing w:line="240" w:lineRule="auto"/>
              <w:ind w:left="480" w:firstLineChars="0" w:firstLine="0"/>
              <w:jc w:val="center"/>
              <w:rPr>
                <w:rFonts w:asciiTheme="majorEastAsia" w:eastAsiaTheme="majorEastAsia" w:hAnsiTheme="majorEastAsia" w:hint="eastAsia"/>
                <w:b/>
                <w:bCs/>
                <w:sz w:val="32"/>
                <w:szCs w:val="32"/>
              </w:rPr>
            </w:pPr>
          </w:p>
        </w:tc>
        <w:tc>
          <w:tcPr>
            <w:tcW w:w="1984" w:type="dxa"/>
            <w:vAlign w:val="center"/>
          </w:tcPr>
          <w:p w14:paraId="3E493151" w14:textId="77777777" w:rsidR="00152F34" w:rsidRPr="00A27A3C" w:rsidRDefault="00000000">
            <w:pPr>
              <w:pStyle w:val="21"/>
              <w:spacing w:line="240" w:lineRule="auto"/>
              <w:ind w:left="480" w:firstLineChars="0" w:firstLine="0"/>
              <w:jc w:val="center"/>
              <w:rPr>
                <w:rFonts w:asciiTheme="majorEastAsia" w:eastAsiaTheme="majorEastAsia" w:hAnsiTheme="majorEastAsia" w:hint="eastAsia"/>
                <w:b/>
                <w:bCs/>
                <w:sz w:val="32"/>
                <w:szCs w:val="32"/>
              </w:rPr>
            </w:pPr>
            <w:r w:rsidRPr="00A27A3C">
              <w:rPr>
                <w:rFonts w:asciiTheme="majorEastAsia" w:eastAsiaTheme="majorEastAsia" w:hAnsiTheme="majorEastAsia" w:hint="eastAsia"/>
                <w:b/>
                <w:bCs/>
                <w:sz w:val="32"/>
                <w:szCs w:val="32"/>
              </w:rPr>
              <w:t>校  对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F5C805" w14:textId="7D9C8E4B" w:rsidR="00152F34" w:rsidRPr="00A27A3C" w:rsidRDefault="00152F34" w:rsidP="001679C7">
            <w:pPr>
              <w:pStyle w:val="21"/>
              <w:spacing w:line="240" w:lineRule="auto"/>
              <w:ind w:left="480" w:firstLineChars="0" w:firstLine="0"/>
              <w:rPr>
                <w:rFonts w:asciiTheme="majorEastAsia" w:eastAsiaTheme="majorEastAsia" w:hAnsiTheme="majorEastAsia" w:hint="eastAsia"/>
                <w:b/>
                <w:bCs/>
              </w:rPr>
            </w:pPr>
          </w:p>
        </w:tc>
      </w:tr>
      <w:tr w:rsidR="0075038A" w:rsidRPr="00706813" w14:paraId="29108441" w14:textId="77777777">
        <w:trPr>
          <w:trHeight w:val="996"/>
          <w:jc w:val="center"/>
        </w:trPr>
        <w:tc>
          <w:tcPr>
            <w:tcW w:w="25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A0278C" w14:textId="26BE90EF" w:rsidR="00152F34" w:rsidRPr="00A27A3C" w:rsidRDefault="00152F34" w:rsidP="000F5D2A">
            <w:pPr>
              <w:pStyle w:val="21"/>
              <w:spacing w:line="240" w:lineRule="auto"/>
              <w:ind w:left="480" w:firstLineChars="0" w:firstLine="0"/>
              <w:rPr>
                <w:rFonts w:asciiTheme="majorEastAsia" w:eastAsiaTheme="majorEastAsia" w:hAnsiTheme="majorEastAsia" w:hint="eastAsia"/>
                <w:b/>
                <w:bCs/>
              </w:rPr>
            </w:pPr>
          </w:p>
        </w:tc>
        <w:tc>
          <w:tcPr>
            <w:tcW w:w="715" w:type="dxa"/>
          </w:tcPr>
          <w:p w14:paraId="5C19E8D8" w14:textId="77777777" w:rsidR="00152F34" w:rsidRPr="00A27A3C" w:rsidRDefault="00152F34">
            <w:pPr>
              <w:pStyle w:val="21"/>
              <w:spacing w:line="240" w:lineRule="auto"/>
              <w:ind w:left="480" w:firstLineChars="0" w:firstLine="0"/>
              <w:jc w:val="center"/>
              <w:rPr>
                <w:rFonts w:asciiTheme="majorEastAsia" w:eastAsiaTheme="majorEastAsia" w:hAnsiTheme="majorEastAsia" w:hint="eastAsia"/>
                <w:b/>
                <w:bCs/>
                <w:sz w:val="32"/>
                <w:szCs w:val="32"/>
              </w:rPr>
            </w:pPr>
          </w:p>
        </w:tc>
        <w:tc>
          <w:tcPr>
            <w:tcW w:w="1984" w:type="dxa"/>
            <w:vAlign w:val="center"/>
          </w:tcPr>
          <w:p w14:paraId="69068F24" w14:textId="77777777" w:rsidR="00152F34" w:rsidRPr="00A27A3C" w:rsidRDefault="00000000">
            <w:pPr>
              <w:pStyle w:val="21"/>
              <w:spacing w:line="240" w:lineRule="auto"/>
              <w:ind w:left="480" w:firstLineChars="0" w:firstLine="0"/>
              <w:jc w:val="center"/>
              <w:rPr>
                <w:rFonts w:asciiTheme="majorEastAsia" w:eastAsiaTheme="majorEastAsia" w:hAnsiTheme="majorEastAsia" w:hint="eastAsia"/>
                <w:b/>
                <w:bCs/>
                <w:sz w:val="32"/>
                <w:szCs w:val="32"/>
              </w:rPr>
            </w:pPr>
            <w:r w:rsidRPr="00A27A3C">
              <w:rPr>
                <w:rFonts w:asciiTheme="majorEastAsia" w:eastAsiaTheme="majorEastAsia" w:hAnsiTheme="majorEastAsia" w:hint="eastAsia"/>
                <w:b/>
                <w:bCs/>
                <w:sz w:val="32"/>
                <w:szCs w:val="32"/>
              </w:rPr>
              <w:t>审  核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AE4EC4" w14:textId="59CD0045" w:rsidR="00152F34" w:rsidRPr="00A27A3C" w:rsidRDefault="00152F34" w:rsidP="001679C7">
            <w:pPr>
              <w:pStyle w:val="21"/>
              <w:spacing w:line="240" w:lineRule="auto"/>
              <w:ind w:left="480" w:firstLineChars="0" w:firstLine="0"/>
              <w:rPr>
                <w:rFonts w:asciiTheme="majorEastAsia" w:eastAsiaTheme="majorEastAsia" w:hAnsiTheme="majorEastAsia" w:hint="eastAsia"/>
                <w:b/>
                <w:bCs/>
              </w:rPr>
            </w:pPr>
          </w:p>
        </w:tc>
      </w:tr>
      <w:tr w:rsidR="0075038A" w:rsidRPr="00706813" w14:paraId="43F73D8D" w14:textId="77777777">
        <w:trPr>
          <w:trHeight w:val="1046"/>
          <w:jc w:val="center"/>
        </w:trPr>
        <w:tc>
          <w:tcPr>
            <w:tcW w:w="25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AE7D4A" w14:textId="77777777" w:rsidR="00152F34" w:rsidRPr="00A27A3C" w:rsidRDefault="00152F34">
            <w:pPr>
              <w:pStyle w:val="21"/>
              <w:spacing w:line="240" w:lineRule="auto"/>
              <w:ind w:left="480" w:firstLineChars="0" w:firstLine="0"/>
              <w:jc w:val="center"/>
              <w:rPr>
                <w:rFonts w:asciiTheme="majorEastAsia" w:eastAsiaTheme="majorEastAsia" w:hAnsiTheme="majorEastAsia" w:hint="eastAsia"/>
                <w:b/>
                <w:bCs/>
              </w:rPr>
            </w:pPr>
          </w:p>
        </w:tc>
        <w:tc>
          <w:tcPr>
            <w:tcW w:w="715" w:type="dxa"/>
          </w:tcPr>
          <w:p w14:paraId="36096B42" w14:textId="77777777" w:rsidR="00152F34" w:rsidRPr="00A27A3C" w:rsidRDefault="00152F34">
            <w:pPr>
              <w:pStyle w:val="21"/>
              <w:spacing w:line="240" w:lineRule="auto"/>
              <w:ind w:left="480" w:firstLineChars="0" w:firstLine="0"/>
              <w:jc w:val="center"/>
              <w:rPr>
                <w:rFonts w:asciiTheme="majorEastAsia" w:eastAsiaTheme="majorEastAsia" w:hAnsiTheme="majorEastAsia" w:hint="eastAsia"/>
                <w:b/>
                <w:bCs/>
                <w:sz w:val="32"/>
                <w:szCs w:val="32"/>
              </w:rPr>
            </w:pPr>
          </w:p>
        </w:tc>
        <w:tc>
          <w:tcPr>
            <w:tcW w:w="1984" w:type="dxa"/>
            <w:vAlign w:val="center"/>
          </w:tcPr>
          <w:p w14:paraId="226481B2" w14:textId="77777777" w:rsidR="00152F34" w:rsidRPr="00A27A3C" w:rsidRDefault="00000000">
            <w:pPr>
              <w:pStyle w:val="21"/>
              <w:spacing w:line="240" w:lineRule="auto"/>
              <w:ind w:left="480" w:firstLineChars="0" w:firstLine="0"/>
              <w:jc w:val="center"/>
              <w:rPr>
                <w:rFonts w:asciiTheme="majorEastAsia" w:eastAsiaTheme="majorEastAsia" w:hAnsiTheme="majorEastAsia" w:hint="eastAsia"/>
                <w:b/>
                <w:bCs/>
                <w:sz w:val="32"/>
                <w:szCs w:val="32"/>
              </w:rPr>
            </w:pPr>
            <w:r w:rsidRPr="00A27A3C">
              <w:rPr>
                <w:rFonts w:asciiTheme="majorEastAsia" w:eastAsiaTheme="majorEastAsia" w:hAnsiTheme="majorEastAsia" w:hint="eastAsia"/>
                <w:b/>
                <w:bCs/>
                <w:sz w:val="32"/>
                <w:szCs w:val="32"/>
              </w:rPr>
              <w:t>标准化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D03E6B" w14:textId="79045F1B" w:rsidR="00152F34" w:rsidRPr="00A27A3C" w:rsidRDefault="00152F34" w:rsidP="000F5D2A">
            <w:pPr>
              <w:pStyle w:val="21"/>
              <w:spacing w:line="240" w:lineRule="auto"/>
              <w:ind w:left="480" w:firstLineChars="0" w:firstLine="0"/>
              <w:rPr>
                <w:rFonts w:asciiTheme="majorEastAsia" w:eastAsiaTheme="majorEastAsia" w:hAnsiTheme="majorEastAsia" w:hint="eastAsia"/>
                <w:b/>
                <w:bCs/>
              </w:rPr>
            </w:pPr>
          </w:p>
        </w:tc>
      </w:tr>
      <w:tr w:rsidR="0075038A" w:rsidRPr="00706813" w14:paraId="64316D47" w14:textId="77777777">
        <w:trPr>
          <w:trHeight w:val="996"/>
          <w:jc w:val="center"/>
        </w:trPr>
        <w:tc>
          <w:tcPr>
            <w:tcW w:w="25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012A47" w14:textId="77777777" w:rsidR="00152F34" w:rsidRPr="00A27A3C" w:rsidRDefault="00152F34">
            <w:pPr>
              <w:pStyle w:val="21"/>
              <w:spacing w:line="240" w:lineRule="auto"/>
              <w:ind w:left="480" w:firstLineChars="0" w:firstLine="0"/>
              <w:jc w:val="center"/>
              <w:rPr>
                <w:rFonts w:asciiTheme="majorEastAsia" w:eastAsiaTheme="majorEastAsia" w:hAnsiTheme="majorEastAsia" w:hint="eastAsia"/>
                <w:b/>
                <w:bCs/>
              </w:rPr>
            </w:pPr>
          </w:p>
        </w:tc>
        <w:tc>
          <w:tcPr>
            <w:tcW w:w="715" w:type="dxa"/>
          </w:tcPr>
          <w:p w14:paraId="6ABFE0BF" w14:textId="77777777" w:rsidR="00152F34" w:rsidRPr="00A27A3C" w:rsidRDefault="00152F34">
            <w:pPr>
              <w:pStyle w:val="21"/>
              <w:spacing w:line="240" w:lineRule="auto"/>
              <w:ind w:left="480" w:firstLineChars="0" w:firstLine="0"/>
              <w:jc w:val="center"/>
              <w:rPr>
                <w:rFonts w:asciiTheme="majorEastAsia" w:eastAsiaTheme="majorEastAsia" w:hAnsiTheme="majorEastAsia" w:hint="eastAsia"/>
                <w:b/>
                <w:bCs/>
                <w:sz w:val="32"/>
                <w:szCs w:val="32"/>
              </w:rPr>
            </w:pPr>
          </w:p>
        </w:tc>
        <w:tc>
          <w:tcPr>
            <w:tcW w:w="1984" w:type="dxa"/>
            <w:vAlign w:val="center"/>
          </w:tcPr>
          <w:p w14:paraId="5E1E026F" w14:textId="77777777" w:rsidR="00152F34" w:rsidRPr="00A27A3C" w:rsidRDefault="00000000">
            <w:pPr>
              <w:pStyle w:val="21"/>
              <w:spacing w:line="240" w:lineRule="auto"/>
              <w:ind w:left="480" w:firstLineChars="0" w:firstLine="0"/>
              <w:jc w:val="center"/>
              <w:rPr>
                <w:rFonts w:asciiTheme="majorEastAsia" w:eastAsiaTheme="majorEastAsia" w:hAnsiTheme="majorEastAsia" w:hint="eastAsia"/>
                <w:b/>
                <w:bCs/>
                <w:sz w:val="32"/>
                <w:szCs w:val="32"/>
              </w:rPr>
            </w:pPr>
            <w:r w:rsidRPr="00A27A3C">
              <w:rPr>
                <w:rFonts w:asciiTheme="majorEastAsia" w:eastAsiaTheme="majorEastAsia" w:hAnsiTheme="majorEastAsia" w:hint="eastAsia"/>
                <w:b/>
                <w:bCs/>
                <w:sz w:val="32"/>
                <w:szCs w:val="32"/>
              </w:rPr>
              <w:t>批  准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50509D" w14:textId="39FE431A" w:rsidR="00152F34" w:rsidRPr="00A27A3C" w:rsidRDefault="00152F34" w:rsidP="000F5D2A">
            <w:pPr>
              <w:pStyle w:val="21"/>
              <w:spacing w:line="240" w:lineRule="auto"/>
              <w:ind w:left="480" w:firstLineChars="0" w:firstLine="0"/>
              <w:rPr>
                <w:rFonts w:asciiTheme="majorEastAsia" w:eastAsiaTheme="majorEastAsia" w:hAnsiTheme="majorEastAsia" w:hint="eastAsia"/>
                <w:b/>
                <w:bCs/>
              </w:rPr>
            </w:pPr>
          </w:p>
        </w:tc>
      </w:tr>
    </w:tbl>
    <w:p w14:paraId="573A1941" w14:textId="77777777" w:rsidR="00152F34" w:rsidRPr="00A27A3C" w:rsidRDefault="00152F34">
      <w:pPr>
        <w:rPr>
          <w:rFonts w:asciiTheme="majorEastAsia" w:eastAsiaTheme="majorEastAsia" w:hAnsiTheme="majorEastAsia" w:hint="eastAsia"/>
        </w:rPr>
      </w:pPr>
    </w:p>
    <w:p w14:paraId="6AE7B1FF" w14:textId="77777777" w:rsidR="00152F34" w:rsidRPr="00A27A3C" w:rsidRDefault="00152F34">
      <w:pPr>
        <w:widowControl/>
        <w:spacing w:line="240" w:lineRule="auto"/>
        <w:jc w:val="left"/>
        <w:rPr>
          <w:rFonts w:asciiTheme="majorEastAsia" w:eastAsiaTheme="majorEastAsia" w:hAnsiTheme="majorEastAsia" w:hint="eastAsia"/>
        </w:rPr>
      </w:pPr>
    </w:p>
    <w:p w14:paraId="55A4663E" w14:textId="77777777" w:rsidR="00152F34" w:rsidRPr="00A27A3C" w:rsidRDefault="00000000">
      <w:pPr>
        <w:widowControl/>
        <w:spacing w:line="240" w:lineRule="auto"/>
        <w:jc w:val="left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br w:type="page"/>
      </w:r>
    </w:p>
    <w:p w14:paraId="1EF333DD" w14:textId="77777777" w:rsidR="00152F34" w:rsidRPr="00A27A3C" w:rsidRDefault="00000000">
      <w:pPr>
        <w:pStyle w:val="32"/>
        <w:rPr>
          <w:rFonts w:asciiTheme="majorEastAsia" w:eastAsiaTheme="majorEastAsia" w:hAnsiTheme="majorEastAsia" w:hint="eastAsia"/>
        </w:rPr>
      </w:pPr>
      <w:bookmarkStart w:id="8" w:name="_Toc224997478"/>
      <w:r w:rsidRPr="00A27A3C">
        <w:rPr>
          <w:rFonts w:asciiTheme="majorEastAsia" w:eastAsiaTheme="majorEastAsia" w:hAnsiTheme="majorEastAsia" w:hint="eastAsia"/>
        </w:rPr>
        <w:lastRenderedPageBreak/>
        <w:t>目</w:t>
      </w:r>
      <w:r w:rsidRPr="00A27A3C">
        <w:rPr>
          <w:rFonts w:asciiTheme="majorEastAsia" w:eastAsiaTheme="majorEastAsia" w:hAnsiTheme="majorEastAsia"/>
        </w:rPr>
        <w:t xml:space="preserve">  </w:t>
      </w:r>
      <w:r w:rsidRPr="00A27A3C">
        <w:rPr>
          <w:rFonts w:asciiTheme="majorEastAsia" w:eastAsiaTheme="majorEastAsia" w:hAnsiTheme="majorEastAsia" w:hint="eastAsia"/>
        </w:rPr>
        <w:t>录</w:t>
      </w:r>
      <w:bookmarkEnd w:id="8"/>
    </w:p>
    <w:p w14:paraId="120CF69A" w14:textId="0D837CA5" w:rsidR="0007657A" w:rsidRDefault="00000000">
      <w:pPr>
        <w:pStyle w:val="TOC1"/>
        <w:rPr>
          <w:ins w:id="9" w:author="ZHTY" w:date="2026-03-21T14:57:00Z" w16du:dateUtc="2026-03-21T06:57:00Z"/>
          <w:rFonts w:asciiTheme="minorHAnsi" w:eastAsiaTheme="minorEastAsia" w:hAnsiTheme="minorHAnsi" w:cstheme="minorBidi"/>
          <w:caps w:val="0"/>
          <w:noProof/>
          <w:sz w:val="22"/>
          <w14:ligatures w14:val="standardContextual"/>
        </w:rPr>
      </w:pPr>
      <w:r w:rsidRPr="00A27A3C">
        <w:rPr>
          <w:rFonts w:asciiTheme="majorEastAsia" w:eastAsiaTheme="majorEastAsia" w:hAnsiTheme="majorEastAsia"/>
        </w:rPr>
        <w:fldChar w:fldCharType="begin"/>
      </w:r>
      <w:r w:rsidRPr="00A27A3C">
        <w:rPr>
          <w:rFonts w:asciiTheme="majorEastAsia" w:eastAsiaTheme="majorEastAsia" w:hAnsiTheme="majorEastAsia"/>
        </w:rPr>
        <w:instrText xml:space="preserve"> TOC \o "1-2" \h \z \u </w:instrText>
      </w:r>
      <w:r w:rsidRPr="00A27A3C">
        <w:rPr>
          <w:rFonts w:asciiTheme="majorEastAsia" w:eastAsiaTheme="majorEastAsia" w:hAnsiTheme="majorEastAsia"/>
        </w:rPr>
        <w:fldChar w:fldCharType="separate"/>
      </w:r>
      <w:ins w:id="10" w:author="ZHTY" w:date="2026-03-21T14:57:00Z" w16du:dateUtc="2026-03-21T06:57:00Z">
        <w:r w:rsidR="0007657A" w:rsidRPr="007B61D4">
          <w:rPr>
            <w:rStyle w:val="affa"/>
            <w:rFonts w:hint="eastAsia"/>
            <w:noProof/>
          </w:rPr>
          <w:fldChar w:fldCharType="begin"/>
        </w:r>
        <w:r w:rsidR="0007657A" w:rsidRPr="007B61D4">
          <w:rPr>
            <w:rStyle w:val="affa"/>
            <w:rFonts w:hint="eastAsia"/>
            <w:noProof/>
          </w:rPr>
          <w:instrText xml:space="preserve"> </w:instrText>
        </w:r>
        <w:r w:rsidR="0007657A">
          <w:rPr>
            <w:rFonts w:hint="eastAsia"/>
            <w:noProof/>
          </w:rPr>
          <w:instrText>HYPERLINK \l "_Toc224997478"</w:instrText>
        </w:r>
        <w:r w:rsidR="0007657A" w:rsidRPr="007B61D4">
          <w:rPr>
            <w:rStyle w:val="affa"/>
            <w:rFonts w:hint="eastAsia"/>
            <w:noProof/>
          </w:rPr>
          <w:instrText xml:space="preserve"> </w:instrText>
        </w:r>
        <w:r w:rsidR="0007657A" w:rsidRPr="007B61D4">
          <w:rPr>
            <w:rStyle w:val="affa"/>
            <w:rFonts w:hint="eastAsia"/>
            <w:noProof/>
          </w:rPr>
        </w:r>
        <w:r w:rsidR="0007657A" w:rsidRPr="007B61D4">
          <w:rPr>
            <w:rStyle w:val="affa"/>
            <w:rFonts w:hint="eastAsia"/>
            <w:noProof/>
          </w:rPr>
          <w:fldChar w:fldCharType="separate"/>
        </w:r>
        <w:r w:rsidR="0007657A" w:rsidRPr="007B61D4">
          <w:rPr>
            <w:rStyle w:val="affa"/>
            <w:rFonts w:asciiTheme="majorEastAsia" w:eastAsiaTheme="majorEastAsia" w:hAnsiTheme="majorEastAsia" w:hint="eastAsia"/>
            <w:noProof/>
          </w:rPr>
          <w:t>目  录</w:t>
        </w:r>
        <w:r w:rsidR="0007657A">
          <w:rPr>
            <w:rFonts w:hint="eastAsia"/>
            <w:noProof/>
            <w:webHidden/>
          </w:rPr>
          <w:tab/>
        </w:r>
        <w:r w:rsidR="0007657A">
          <w:rPr>
            <w:rFonts w:hint="eastAsia"/>
            <w:noProof/>
            <w:webHidden/>
          </w:rPr>
          <w:fldChar w:fldCharType="begin"/>
        </w:r>
        <w:r w:rsidR="0007657A">
          <w:rPr>
            <w:rFonts w:hint="eastAsia"/>
            <w:noProof/>
            <w:webHidden/>
          </w:rPr>
          <w:instrText xml:space="preserve"> </w:instrText>
        </w:r>
        <w:r w:rsidR="0007657A">
          <w:rPr>
            <w:noProof/>
            <w:webHidden/>
          </w:rPr>
          <w:instrText>PAGEREF _Toc224997478 \h</w:instrText>
        </w:r>
        <w:r w:rsidR="0007657A">
          <w:rPr>
            <w:rFonts w:hint="eastAsia"/>
            <w:noProof/>
            <w:webHidden/>
          </w:rPr>
          <w:instrText xml:space="preserve"> </w:instrText>
        </w:r>
      </w:ins>
      <w:r w:rsidR="0007657A">
        <w:rPr>
          <w:rFonts w:hint="eastAsia"/>
          <w:noProof/>
          <w:webHidden/>
        </w:rPr>
      </w:r>
      <w:ins w:id="11" w:author="ZHTY" w:date="2026-03-21T14:57:00Z" w16du:dateUtc="2026-03-21T06:57:00Z">
        <w:r w:rsidR="0007657A">
          <w:rPr>
            <w:rFonts w:hint="eastAsia"/>
            <w:noProof/>
            <w:webHidden/>
          </w:rPr>
          <w:fldChar w:fldCharType="separate"/>
        </w:r>
        <w:r w:rsidR="0007657A">
          <w:rPr>
            <w:noProof/>
            <w:webHidden/>
          </w:rPr>
          <w:t>III</w:t>
        </w:r>
        <w:r w:rsidR="0007657A">
          <w:rPr>
            <w:rFonts w:hint="eastAsia"/>
            <w:noProof/>
            <w:webHidden/>
          </w:rPr>
          <w:fldChar w:fldCharType="end"/>
        </w:r>
        <w:r w:rsidR="0007657A" w:rsidRPr="007B61D4">
          <w:rPr>
            <w:rStyle w:val="affa"/>
            <w:rFonts w:hint="eastAsia"/>
            <w:noProof/>
          </w:rPr>
          <w:fldChar w:fldCharType="end"/>
        </w:r>
      </w:ins>
    </w:p>
    <w:p w14:paraId="165D275D" w14:textId="3783BCDD" w:rsidR="0007657A" w:rsidRDefault="0007657A">
      <w:pPr>
        <w:pStyle w:val="TOC1"/>
        <w:rPr>
          <w:ins w:id="12" w:author="ZHTY" w:date="2026-03-21T14:57:00Z" w16du:dateUtc="2026-03-21T06:57:00Z"/>
          <w:rFonts w:asciiTheme="minorHAnsi" w:eastAsiaTheme="minorEastAsia" w:hAnsiTheme="minorHAnsi" w:cstheme="minorBidi"/>
          <w:caps w:val="0"/>
          <w:noProof/>
          <w:sz w:val="22"/>
          <w14:ligatures w14:val="standardContextual"/>
        </w:rPr>
      </w:pPr>
      <w:ins w:id="13" w:author="ZHTY" w:date="2026-03-21T14:57:00Z" w16du:dateUtc="2026-03-21T06:57:00Z">
        <w:r w:rsidRPr="007B61D4">
          <w:rPr>
            <w:rStyle w:val="affa"/>
            <w:rFonts w:hint="eastAsia"/>
            <w:noProof/>
          </w:rPr>
          <w:fldChar w:fldCharType="begin"/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  <w:instrText>HYPERLINK \l "_Toc224997479"</w:instrText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 w:rsidRPr="007B61D4">
          <w:rPr>
            <w:rStyle w:val="affa"/>
            <w:rFonts w:hint="eastAsia"/>
            <w:noProof/>
          </w:rPr>
        </w:r>
        <w:r w:rsidRPr="007B61D4">
          <w:rPr>
            <w:rStyle w:val="affa"/>
            <w:rFonts w:hint="eastAsia"/>
            <w:noProof/>
          </w:rPr>
          <w:fldChar w:fldCharType="separate"/>
        </w:r>
        <w:r w:rsidRPr="007B61D4">
          <w:rPr>
            <w:rStyle w:val="affa"/>
            <w:rFonts w:asciiTheme="majorEastAsia" w:eastAsiaTheme="majorEastAsia" w:hAnsiTheme="majorEastAsia" w:hint="eastAsia"/>
            <w:noProof/>
          </w:rPr>
          <w:t>SRIO 的API说明文档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_Toc224997479 \h</w:instrText>
        </w:r>
        <w:r>
          <w:rPr>
            <w:rFonts w:hint="eastAsia"/>
            <w:noProof/>
            <w:webHidden/>
          </w:rPr>
          <w:instrText xml:space="preserve"> </w:instrText>
        </w:r>
      </w:ins>
      <w:r>
        <w:rPr>
          <w:rFonts w:hint="eastAsia"/>
          <w:noProof/>
          <w:webHidden/>
        </w:rPr>
      </w:r>
      <w:ins w:id="14" w:author="ZHTY" w:date="2026-03-21T14:57:00Z" w16du:dateUtc="2026-03-21T06:57:00Z"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- 1 -</w:t>
        </w:r>
        <w:r>
          <w:rPr>
            <w:rFonts w:hint="eastAsia"/>
            <w:noProof/>
            <w:webHidden/>
          </w:rPr>
          <w:fldChar w:fldCharType="end"/>
        </w:r>
        <w:r w:rsidRPr="007B61D4">
          <w:rPr>
            <w:rStyle w:val="affa"/>
            <w:rFonts w:hint="eastAsia"/>
            <w:noProof/>
          </w:rPr>
          <w:fldChar w:fldCharType="end"/>
        </w:r>
      </w:ins>
    </w:p>
    <w:p w14:paraId="0EBBD293" w14:textId="6A1CEDCE" w:rsidR="0007657A" w:rsidRDefault="0007657A">
      <w:pPr>
        <w:pStyle w:val="TOC1"/>
        <w:rPr>
          <w:ins w:id="15" w:author="ZHTY" w:date="2026-03-21T14:57:00Z" w16du:dateUtc="2026-03-21T06:57:00Z"/>
          <w:rFonts w:asciiTheme="minorHAnsi" w:eastAsiaTheme="minorEastAsia" w:hAnsiTheme="minorHAnsi" w:cstheme="minorBidi"/>
          <w:caps w:val="0"/>
          <w:noProof/>
          <w:sz w:val="22"/>
          <w14:ligatures w14:val="standardContextual"/>
        </w:rPr>
      </w:pPr>
      <w:ins w:id="16" w:author="ZHTY" w:date="2026-03-21T14:57:00Z" w16du:dateUtc="2026-03-21T06:57:00Z">
        <w:r w:rsidRPr="007B61D4">
          <w:rPr>
            <w:rStyle w:val="affa"/>
            <w:rFonts w:hint="eastAsia"/>
            <w:noProof/>
          </w:rPr>
          <w:fldChar w:fldCharType="begin"/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  <w:instrText>HYPERLINK \l "_Toc224997480"</w:instrText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 w:rsidRPr="007B61D4">
          <w:rPr>
            <w:rStyle w:val="affa"/>
            <w:rFonts w:hint="eastAsia"/>
            <w:noProof/>
          </w:rPr>
        </w:r>
        <w:r w:rsidRPr="007B61D4">
          <w:rPr>
            <w:rStyle w:val="affa"/>
            <w:rFonts w:hint="eastAsia"/>
            <w:noProof/>
          </w:rPr>
          <w:fldChar w:fldCharType="separate"/>
        </w:r>
        <w:r w:rsidRPr="007B61D4">
          <w:rPr>
            <w:rStyle w:val="affa"/>
            <w:rFonts w:asciiTheme="majorEastAsia" w:eastAsiaTheme="majorEastAsia" w:hAnsiTheme="majorEastAsia" w:hint="eastAsia"/>
            <w:noProof/>
          </w:rPr>
          <w:t>1 文档说明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_Toc224997480 \h</w:instrText>
        </w:r>
        <w:r>
          <w:rPr>
            <w:rFonts w:hint="eastAsia"/>
            <w:noProof/>
            <w:webHidden/>
          </w:rPr>
          <w:instrText xml:space="preserve"> </w:instrText>
        </w:r>
      </w:ins>
      <w:r>
        <w:rPr>
          <w:rFonts w:hint="eastAsia"/>
          <w:noProof/>
          <w:webHidden/>
        </w:rPr>
      </w:r>
      <w:ins w:id="17" w:author="ZHTY" w:date="2026-03-21T14:57:00Z" w16du:dateUtc="2026-03-21T06:57:00Z"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- 1 -</w:t>
        </w:r>
        <w:r>
          <w:rPr>
            <w:rFonts w:hint="eastAsia"/>
            <w:noProof/>
            <w:webHidden/>
          </w:rPr>
          <w:fldChar w:fldCharType="end"/>
        </w:r>
        <w:r w:rsidRPr="007B61D4">
          <w:rPr>
            <w:rStyle w:val="affa"/>
            <w:rFonts w:hint="eastAsia"/>
            <w:noProof/>
          </w:rPr>
          <w:fldChar w:fldCharType="end"/>
        </w:r>
      </w:ins>
    </w:p>
    <w:p w14:paraId="5689FA93" w14:textId="768905B2" w:rsidR="0007657A" w:rsidRDefault="0007657A">
      <w:pPr>
        <w:pStyle w:val="TOC1"/>
        <w:rPr>
          <w:ins w:id="18" w:author="ZHTY" w:date="2026-03-21T14:57:00Z" w16du:dateUtc="2026-03-21T06:57:00Z"/>
          <w:rFonts w:asciiTheme="minorHAnsi" w:eastAsiaTheme="minorEastAsia" w:hAnsiTheme="minorHAnsi" w:cstheme="minorBidi"/>
          <w:caps w:val="0"/>
          <w:noProof/>
          <w:sz w:val="22"/>
          <w14:ligatures w14:val="standardContextual"/>
        </w:rPr>
      </w:pPr>
      <w:ins w:id="19" w:author="ZHTY" w:date="2026-03-21T14:57:00Z" w16du:dateUtc="2026-03-21T06:57:00Z">
        <w:r w:rsidRPr="007B61D4">
          <w:rPr>
            <w:rStyle w:val="affa"/>
            <w:rFonts w:hint="eastAsia"/>
            <w:noProof/>
          </w:rPr>
          <w:fldChar w:fldCharType="begin"/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  <w:instrText>HYPERLINK \l "_Toc224997481"</w:instrText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 w:rsidRPr="007B61D4">
          <w:rPr>
            <w:rStyle w:val="affa"/>
            <w:rFonts w:hint="eastAsia"/>
            <w:noProof/>
          </w:rPr>
        </w:r>
        <w:r w:rsidRPr="007B61D4">
          <w:rPr>
            <w:rStyle w:val="affa"/>
            <w:rFonts w:hint="eastAsia"/>
            <w:noProof/>
          </w:rPr>
          <w:fldChar w:fldCharType="separate"/>
        </w:r>
        <w:r w:rsidRPr="007B61D4">
          <w:rPr>
            <w:rStyle w:val="affa"/>
            <w:rFonts w:asciiTheme="majorEastAsia" w:eastAsiaTheme="majorEastAsia" w:hAnsiTheme="majorEastAsia" w:hint="eastAsia"/>
            <w:noProof/>
          </w:rPr>
          <w:t>2 核心数据结构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_Toc224997481 \h</w:instrText>
        </w:r>
        <w:r>
          <w:rPr>
            <w:rFonts w:hint="eastAsia"/>
            <w:noProof/>
            <w:webHidden/>
          </w:rPr>
          <w:instrText xml:space="preserve"> </w:instrText>
        </w:r>
      </w:ins>
      <w:r>
        <w:rPr>
          <w:rFonts w:hint="eastAsia"/>
          <w:noProof/>
          <w:webHidden/>
        </w:rPr>
      </w:r>
      <w:ins w:id="20" w:author="ZHTY" w:date="2026-03-21T14:57:00Z" w16du:dateUtc="2026-03-21T06:57:00Z"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- 1 -</w:t>
        </w:r>
        <w:r>
          <w:rPr>
            <w:rFonts w:hint="eastAsia"/>
            <w:noProof/>
            <w:webHidden/>
          </w:rPr>
          <w:fldChar w:fldCharType="end"/>
        </w:r>
        <w:r w:rsidRPr="007B61D4">
          <w:rPr>
            <w:rStyle w:val="affa"/>
            <w:rFonts w:hint="eastAsia"/>
            <w:noProof/>
          </w:rPr>
          <w:fldChar w:fldCharType="end"/>
        </w:r>
      </w:ins>
    </w:p>
    <w:p w14:paraId="065EBF32" w14:textId="524B750C" w:rsidR="0007657A" w:rsidRDefault="0007657A">
      <w:pPr>
        <w:pStyle w:val="TOC2"/>
        <w:rPr>
          <w:ins w:id="21" w:author="ZHTY" w:date="2026-03-21T14:57:00Z" w16du:dateUtc="2026-03-21T06:57:00Z"/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ins w:id="22" w:author="ZHTY" w:date="2026-03-21T14:57:00Z" w16du:dateUtc="2026-03-21T06:57:00Z">
        <w:r w:rsidRPr="007B61D4">
          <w:rPr>
            <w:rStyle w:val="affa"/>
            <w:rFonts w:hint="eastAsia"/>
            <w:noProof/>
          </w:rPr>
          <w:fldChar w:fldCharType="begin"/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  <w:instrText>HYPERLINK \l "_Toc224997482"</w:instrText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 w:rsidRPr="007B61D4">
          <w:rPr>
            <w:rStyle w:val="affa"/>
            <w:rFonts w:hint="eastAsia"/>
            <w:noProof/>
          </w:rPr>
        </w:r>
        <w:r w:rsidRPr="007B61D4">
          <w:rPr>
            <w:rStyle w:val="affa"/>
            <w:rFonts w:hint="eastAsia"/>
            <w:noProof/>
          </w:rPr>
          <w:fldChar w:fldCharType="separate"/>
        </w:r>
        <w:r w:rsidRPr="007B61D4">
          <w:rPr>
            <w:rStyle w:val="affa"/>
            <w:rFonts w:asciiTheme="majorEastAsia" w:eastAsiaTheme="majorEastAsia" w:hAnsiTheme="majorEastAsia" w:hint="eastAsia"/>
            <w:noProof/>
          </w:rPr>
          <w:t>2.1 struct SRIOAPIOStruct（APIO窗口配置结构体）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_Toc224997482 \h</w:instrText>
        </w:r>
        <w:r>
          <w:rPr>
            <w:rFonts w:hint="eastAsia"/>
            <w:noProof/>
            <w:webHidden/>
          </w:rPr>
          <w:instrText xml:space="preserve"> </w:instrText>
        </w:r>
      </w:ins>
      <w:r>
        <w:rPr>
          <w:rFonts w:hint="eastAsia"/>
          <w:noProof/>
          <w:webHidden/>
        </w:rPr>
      </w:r>
      <w:ins w:id="23" w:author="ZHTY" w:date="2026-03-21T14:57:00Z" w16du:dateUtc="2026-03-21T06:57:00Z"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- 1 -</w:t>
        </w:r>
        <w:r>
          <w:rPr>
            <w:rFonts w:hint="eastAsia"/>
            <w:noProof/>
            <w:webHidden/>
          </w:rPr>
          <w:fldChar w:fldCharType="end"/>
        </w:r>
        <w:r w:rsidRPr="007B61D4">
          <w:rPr>
            <w:rStyle w:val="affa"/>
            <w:rFonts w:hint="eastAsia"/>
            <w:noProof/>
          </w:rPr>
          <w:fldChar w:fldCharType="end"/>
        </w:r>
      </w:ins>
    </w:p>
    <w:p w14:paraId="7BD99E9A" w14:textId="3CFAB20D" w:rsidR="0007657A" w:rsidRDefault="0007657A">
      <w:pPr>
        <w:pStyle w:val="TOC2"/>
        <w:rPr>
          <w:ins w:id="24" w:author="ZHTY" w:date="2026-03-21T14:57:00Z" w16du:dateUtc="2026-03-21T06:57:00Z"/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ins w:id="25" w:author="ZHTY" w:date="2026-03-21T14:57:00Z" w16du:dateUtc="2026-03-21T06:57:00Z">
        <w:r w:rsidRPr="007B61D4">
          <w:rPr>
            <w:rStyle w:val="affa"/>
            <w:rFonts w:hint="eastAsia"/>
            <w:noProof/>
          </w:rPr>
          <w:fldChar w:fldCharType="begin"/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  <w:instrText>HYPERLINK \l "_Toc224997483"</w:instrText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 w:rsidRPr="007B61D4">
          <w:rPr>
            <w:rStyle w:val="affa"/>
            <w:rFonts w:hint="eastAsia"/>
            <w:noProof/>
          </w:rPr>
        </w:r>
        <w:r w:rsidRPr="007B61D4">
          <w:rPr>
            <w:rStyle w:val="affa"/>
            <w:rFonts w:hint="eastAsia"/>
            <w:noProof/>
          </w:rPr>
          <w:fldChar w:fldCharType="separate"/>
        </w:r>
        <w:r w:rsidRPr="007B61D4">
          <w:rPr>
            <w:rStyle w:val="affa"/>
            <w:rFonts w:asciiTheme="majorEastAsia" w:eastAsiaTheme="majorEastAsia" w:hAnsiTheme="majorEastAsia" w:hint="eastAsia"/>
            <w:noProof/>
          </w:rPr>
          <w:t>2.2 struct SrioManulStruct（手动建链配置结构体）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_Toc224997483 \h</w:instrText>
        </w:r>
        <w:r>
          <w:rPr>
            <w:rFonts w:hint="eastAsia"/>
            <w:noProof/>
            <w:webHidden/>
          </w:rPr>
          <w:instrText xml:space="preserve"> </w:instrText>
        </w:r>
      </w:ins>
      <w:r>
        <w:rPr>
          <w:rFonts w:hint="eastAsia"/>
          <w:noProof/>
          <w:webHidden/>
        </w:rPr>
      </w:r>
      <w:ins w:id="26" w:author="ZHTY" w:date="2026-03-21T14:57:00Z" w16du:dateUtc="2026-03-21T06:57:00Z"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- 1 -</w:t>
        </w:r>
        <w:r>
          <w:rPr>
            <w:rFonts w:hint="eastAsia"/>
            <w:noProof/>
            <w:webHidden/>
          </w:rPr>
          <w:fldChar w:fldCharType="end"/>
        </w:r>
        <w:r w:rsidRPr="007B61D4">
          <w:rPr>
            <w:rStyle w:val="affa"/>
            <w:rFonts w:hint="eastAsia"/>
            <w:noProof/>
          </w:rPr>
          <w:fldChar w:fldCharType="end"/>
        </w:r>
      </w:ins>
    </w:p>
    <w:p w14:paraId="66A6780C" w14:textId="66663FD8" w:rsidR="0007657A" w:rsidRDefault="0007657A">
      <w:pPr>
        <w:pStyle w:val="TOC2"/>
        <w:rPr>
          <w:ins w:id="27" w:author="ZHTY" w:date="2026-03-21T14:57:00Z" w16du:dateUtc="2026-03-21T06:57:00Z"/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ins w:id="28" w:author="ZHTY" w:date="2026-03-21T14:57:00Z" w16du:dateUtc="2026-03-21T06:57:00Z">
        <w:r w:rsidRPr="007B61D4">
          <w:rPr>
            <w:rStyle w:val="affa"/>
            <w:rFonts w:hint="eastAsia"/>
            <w:noProof/>
          </w:rPr>
          <w:fldChar w:fldCharType="begin"/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  <w:instrText>HYPERLINK \l "_Toc224997484"</w:instrText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 w:rsidRPr="007B61D4">
          <w:rPr>
            <w:rStyle w:val="affa"/>
            <w:rFonts w:hint="eastAsia"/>
            <w:noProof/>
          </w:rPr>
        </w:r>
        <w:r w:rsidRPr="007B61D4">
          <w:rPr>
            <w:rStyle w:val="affa"/>
            <w:rFonts w:hint="eastAsia"/>
            <w:noProof/>
          </w:rPr>
          <w:fldChar w:fldCharType="separate"/>
        </w:r>
        <w:r w:rsidRPr="007B61D4">
          <w:rPr>
            <w:rStyle w:val="affa"/>
            <w:rFonts w:asciiTheme="majorEastAsia" w:eastAsiaTheme="majorEastAsia" w:hAnsiTheme="majorEastAsia" w:hint="eastAsia"/>
            <w:noProof/>
          </w:rPr>
          <w:t>2.3 struct SRIOinit（设备ID配置结构体）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_Toc224997484 \h</w:instrText>
        </w:r>
        <w:r>
          <w:rPr>
            <w:rFonts w:hint="eastAsia"/>
            <w:noProof/>
            <w:webHidden/>
          </w:rPr>
          <w:instrText xml:space="preserve"> </w:instrText>
        </w:r>
      </w:ins>
      <w:r>
        <w:rPr>
          <w:rFonts w:hint="eastAsia"/>
          <w:noProof/>
          <w:webHidden/>
        </w:rPr>
      </w:r>
      <w:ins w:id="29" w:author="ZHTY" w:date="2026-03-21T14:57:00Z" w16du:dateUtc="2026-03-21T06:57:00Z"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- 2 -</w:t>
        </w:r>
        <w:r>
          <w:rPr>
            <w:rFonts w:hint="eastAsia"/>
            <w:noProof/>
            <w:webHidden/>
          </w:rPr>
          <w:fldChar w:fldCharType="end"/>
        </w:r>
        <w:r w:rsidRPr="007B61D4">
          <w:rPr>
            <w:rStyle w:val="affa"/>
            <w:rFonts w:hint="eastAsia"/>
            <w:noProof/>
          </w:rPr>
          <w:fldChar w:fldCharType="end"/>
        </w:r>
      </w:ins>
    </w:p>
    <w:p w14:paraId="1B58592D" w14:textId="17D0D2A5" w:rsidR="0007657A" w:rsidRDefault="0007657A">
      <w:pPr>
        <w:pStyle w:val="TOC2"/>
        <w:rPr>
          <w:ins w:id="30" w:author="ZHTY" w:date="2026-03-21T14:57:00Z" w16du:dateUtc="2026-03-21T06:57:00Z"/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ins w:id="31" w:author="ZHTY" w:date="2026-03-21T14:57:00Z" w16du:dateUtc="2026-03-21T06:57:00Z">
        <w:r w:rsidRPr="007B61D4">
          <w:rPr>
            <w:rStyle w:val="affa"/>
            <w:rFonts w:hint="eastAsia"/>
            <w:noProof/>
          </w:rPr>
          <w:fldChar w:fldCharType="begin"/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  <w:instrText>HYPERLINK \l "_Toc224997485"</w:instrText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 w:rsidRPr="007B61D4">
          <w:rPr>
            <w:rStyle w:val="affa"/>
            <w:rFonts w:hint="eastAsia"/>
            <w:noProof/>
          </w:rPr>
        </w:r>
        <w:r w:rsidRPr="007B61D4">
          <w:rPr>
            <w:rStyle w:val="affa"/>
            <w:rFonts w:hint="eastAsia"/>
            <w:noProof/>
          </w:rPr>
          <w:fldChar w:fldCharType="separate"/>
        </w:r>
        <w:r w:rsidRPr="007B61D4">
          <w:rPr>
            <w:rStyle w:val="affa"/>
            <w:rFonts w:asciiTheme="majorEastAsia" w:eastAsiaTheme="majorEastAsia" w:hAnsiTheme="majorEastAsia" w:hint="eastAsia"/>
            <w:noProof/>
          </w:rPr>
          <w:t>2.4 struct SRIODMA（DMA传输配置结构体）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_Toc224997485 \h</w:instrText>
        </w:r>
        <w:r>
          <w:rPr>
            <w:rFonts w:hint="eastAsia"/>
            <w:noProof/>
            <w:webHidden/>
          </w:rPr>
          <w:instrText xml:space="preserve"> </w:instrText>
        </w:r>
      </w:ins>
      <w:r>
        <w:rPr>
          <w:rFonts w:hint="eastAsia"/>
          <w:noProof/>
          <w:webHidden/>
        </w:rPr>
      </w:r>
      <w:ins w:id="32" w:author="ZHTY" w:date="2026-03-21T14:57:00Z" w16du:dateUtc="2026-03-21T06:57:00Z"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- 2 -</w:t>
        </w:r>
        <w:r>
          <w:rPr>
            <w:rFonts w:hint="eastAsia"/>
            <w:noProof/>
            <w:webHidden/>
          </w:rPr>
          <w:fldChar w:fldCharType="end"/>
        </w:r>
        <w:r w:rsidRPr="007B61D4">
          <w:rPr>
            <w:rStyle w:val="affa"/>
            <w:rFonts w:hint="eastAsia"/>
            <w:noProof/>
          </w:rPr>
          <w:fldChar w:fldCharType="end"/>
        </w:r>
      </w:ins>
    </w:p>
    <w:p w14:paraId="2761CDA5" w14:textId="14AB3579" w:rsidR="0007657A" w:rsidRDefault="0007657A">
      <w:pPr>
        <w:pStyle w:val="TOC1"/>
        <w:rPr>
          <w:ins w:id="33" w:author="ZHTY" w:date="2026-03-21T14:57:00Z" w16du:dateUtc="2026-03-21T06:57:00Z"/>
          <w:rFonts w:asciiTheme="minorHAnsi" w:eastAsiaTheme="minorEastAsia" w:hAnsiTheme="minorHAnsi" w:cstheme="minorBidi"/>
          <w:caps w:val="0"/>
          <w:noProof/>
          <w:sz w:val="22"/>
          <w14:ligatures w14:val="standardContextual"/>
        </w:rPr>
      </w:pPr>
      <w:ins w:id="34" w:author="ZHTY" w:date="2026-03-21T14:57:00Z" w16du:dateUtc="2026-03-21T06:57:00Z">
        <w:r w:rsidRPr="007B61D4">
          <w:rPr>
            <w:rStyle w:val="affa"/>
            <w:rFonts w:hint="eastAsia"/>
            <w:noProof/>
          </w:rPr>
          <w:fldChar w:fldCharType="begin"/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  <w:instrText>HYPERLINK \l "_Toc224997486"</w:instrText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 w:rsidRPr="007B61D4">
          <w:rPr>
            <w:rStyle w:val="affa"/>
            <w:rFonts w:hint="eastAsia"/>
            <w:noProof/>
          </w:rPr>
        </w:r>
        <w:r w:rsidRPr="007B61D4">
          <w:rPr>
            <w:rStyle w:val="affa"/>
            <w:rFonts w:hint="eastAsia"/>
            <w:noProof/>
          </w:rPr>
          <w:fldChar w:fldCharType="separate"/>
        </w:r>
        <w:r w:rsidRPr="007B61D4">
          <w:rPr>
            <w:rStyle w:val="affa"/>
            <w:rFonts w:asciiTheme="majorEastAsia" w:eastAsiaTheme="majorEastAsia" w:hAnsiTheme="majorEastAsia" w:hint="eastAsia"/>
            <w:noProof/>
          </w:rPr>
          <w:t>3 核心API函数说明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_Toc224997486 \h</w:instrText>
        </w:r>
        <w:r>
          <w:rPr>
            <w:rFonts w:hint="eastAsia"/>
            <w:noProof/>
            <w:webHidden/>
          </w:rPr>
          <w:instrText xml:space="preserve"> </w:instrText>
        </w:r>
      </w:ins>
      <w:r>
        <w:rPr>
          <w:rFonts w:hint="eastAsia"/>
          <w:noProof/>
          <w:webHidden/>
        </w:rPr>
      </w:r>
      <w:ins w:id="35" w:author="ZHTY" w:date="2026-03-21T14:57:00Z" w16du:dateUtc="2026-03-21T06:57:00Z"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- 2 -</w:t>
        </w:r>
        <w:r>
          <w:rPr>
            <w:rFonts w:hint="eastAsia"/>
            <w:noProof/>
            <w:webHidden/>
          </w:rPr>
          <w:fldChar w:fldCharType="end"/>
        </w:r>
        <w:r w:rsidRPr="007B61D4">
          <w:rPr>
            <w:rStyle w:val="affa"/>
            <w:rFonts w:hint="eastAsia"/>
            <w:noProof/>
          </w:rPr>
          <w:fldChar w:fldCharType="end"/>
        </w:r>
      </w:ins>
    </w:p>
    <w:p w14:paraId="6E1AF28E" w14:textId="367C1AFA" w:rsidR="0007657A" w:rsidRDefault="0007657A">
      <w:pPr>
        <w:pStyle w:val="TOC2"/>
        <w:rPr>
          <w:ins w:id="36" w:author="ZHTY" w:date="2026-03-21T14:57:00Z" w16du:dateUtc="2026-03-21T06:57:00Z"/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ins w:id="37" w:author="ZHTY" w:date="2026-03-21T14:57:00Z" w16du:dateUtc="2026-03-21T06:57:00Z">
        <w:r w:rsidRPr="007B61D4">
          <w:rPr>
            <w:rStyle w:val="affa"/>
            <w:rFonts w:hint="eastAsia"/>
            <w:noProof/>
          </w:rPr>
          <w:fldChar w:fldCharType="begin"/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  <w:instrText>HYPERLINK \l "_Toc224997487"</w:instrText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 w:rsidRPr="007B61D4">
          <w:rPr>
            <w:rStyle w:val="affa"/>
            <w:rFonts w:hint="eastAsia"/>
            <w:noProof/>
          </w:rPr>
        </w:r>
        <w:r w:rsidRPr="007B61D4">
          <w:rPr>
            <w:rStyle w:val="affa"/>
            <w:rFonts w:hint="eastAsia"/>
            <w:noProof/>
          </w:rPr>
          <w:fldChar w:fldCharType="separate"/>
        </w:r>
        <w:r w:rsidRPr="007B61D4">
          <w:rPr>
            <w:rStyle w:val="affa"/>
            <w:rFonts w:asciiTheme="majorEastAsia" w:eastAsiaTheme="majorEastAsia" w:hAnsiTheme="majorEastAsia" w:hint="eastAsia"/>
            <w:noProof/>
          </w:rPr>
          <w:t>3.1 DelaySRIO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_Toc224997487 \h</w:instrText>
        </w:r>
        <w:r>
          <w:rPr>
            <w:rFonts w:hint="eastAsia"/>
            <w:noProof/>
            <w:webHidden/>
          </w:rPr>
          <w:instrText xml:space="preserve"> </w:instrText>
        </w:r>
      </w:ins>
      <w:r>
        <w:rPr>
          <w:rFonts w:hint="eastAsia"/>
          <w:noProof/>
          <w:webHidden/>
        </w:rPr>
      </w:r>
      <w:ins w:id="38" w:author="ZHTY" w:date="2026-03-21T14:57:00Z" w16du:dateUtc="2026-03-21T06:57:00Z"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- 2 -</w:t>
        </w:r>
        <w:r>
          <w:rPr>
            <w:rFonts w:hint="eastAsia"/>
            <w:noProof/>
            <w:webHidden/>
          </w:rPr>
          <w:fldChar w:fldCharType="end"/>
        </w:r>
        <w:r w:rsidRPr="007B61D4">
          <w:rPr>
            <w:rStyle w:val="affa"/>
            <w:rFonts w:hint="eastAsia"/>
            <w:noProof/>
          </w:rPr>
          <w:fldChar w:fldCharType="end"/>
        </w:r>
      </w:ins>
    </w:p>
    <w:p w14:paraId="1AD81398" w14:textId="402C27DC" w:rsidR="0007657A" w:rsidRDefault="0007657A">
      <w:pPr>
        <w:pStyle w:val="TOC2"/>
        <w:rPr>
          <w:ins w:id="39" w:author="ZHTY" w:date="2026-03-21T14:57:00Z" w16du:dateUtc="2026-03-21T06:57:00Z"/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ins w:id="40" w:author="ZHTY" w:date="2026-03-21T14:57:00Z" w16du:dateUtc="2026-03-21T06:57:00Z">
        <w:r w:rsidRPr="007B61D4">
          <w:rPr>
            <w:rStyle w:val="affa"/>
            <w:rFonts w:hint="eastAsia"/>
            <w:noProof/>
          </w:rPr>
          <w:fldChar w:fldCharType="begin"/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  <w:instrText>HYPERLINK \l "_Toc224997488"</w:instrText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 w:rsidRPr="007B61D4">
          <w:rPr>
            <w:rStyle w:val="affa"/>
            <w:rFonts w:hint="eastAsia"/>
            <w:noProof/>
          </w:rPr>
        </w:r>
        <w:r w:rsidRPr="007B61D4">
          <w:rPr>
            <w:rStyle w:val="affa"/>
            <w:rFonts w:hint="eastAsia"/>
            <w:noProof/>
          </w:rPr>
          <w:fldChar w:fldCharType="separate"/>
        </w:r>
        <w:r w:rsidRPr="007B61D4">
          <w:rPr>
            <w:rStyle w:val="affa"/>
            <w:rFonts w:asciiTheme="majorEastAsia" w:eastAsiaTheme="majorEastAsia" w:hAnsiTheme="majorEastAsia" w:hint="eastAsia"/>
            <w:noProof/>
          </w:rPr>
          <w:t>3.2 SrioChangeEnding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_Toc224997488 \h</w:instrText>
        </w:r>
        <w:r>
          <w:rPr>
            <w:rFonts w:hint="eastAsia"/>
            <w:noProof/>
            <w:webHidden/>
          </w:rPr>
          <w:instrText xml:space="preserve"> </w:instrText>
        </w:r>
      </w:ins>
      <w:r>
        <w:rPr>
          <w:rFonts w:hint="eastAsia"/>
          <w:noProof/>
          <w:webHidden/>
        </w:rPr>
      </w:r>
      <w:ins w:id="41" w:author="ZHTY" w:date="2026-03-21T14:57:00Z" w16du:dateUtc="2026-03-21T06:57:00Z"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- 3 -</w:t>
        </w:r>
        <w:r>
          <w:rPr>
            <w:rFonts w:hint="eastAsia"/>
            <w:noProof/>
            <w:webHidden/>
          </w:rPr>
          <w:fldChar w:fldCharType="end"/>
        </w:r>
        <w:r w:rsidRPr="007B61D4">
          <w:rPr>
            <w:rStyle w:val="affa"/>
            <w:rFonts w:hint="eastAsia"/>
            <w:noProof/>
          </w:rPr>
          <w:fldChar w:fldCharType="end"/>
        </w:r>
      </w:ins>
    </w:p>
    <w:p w14:paraId="6E74782C" w14:textId="5DF9C31C" w:rsidR="0007657A" w:rsidRDefault="0007657A">
      <w:pPr>
        <w:pStyle w:val="TOC2"/>
        <w:rPr>
          <w:ins w:id="42" w:author="ZHTY" w:date="2026-03-21T14:57:00Z" w16du:dateUtc="2026-03-21T06:57:00Z"/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ins w:id="43" w:author="ZHTY" w:date="2026-03-21T14:57:00Z" w16du:dateUtc="2026-03-21T06:57:00Z">
        <w:r w:rsidRPr="007B61D4">
          <w:rPr>
            <w:rStyle w:val="affa"/>
            <w:rFonts w:hint="eastAsia"/>
            <w:noProof/>
          </w:rPr>
          <w:fldChar w:fldCharType="begin"/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  <w:instrText>HYPERLINK \l "_Toc224997489"</w:instrText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 w:rsidRPr="007B61D4">
          <w:rPr>
            <w:rStyle w:val="affa"/>
            <w:rFonts w:hint="eastAsia"/>
            <w:noProof/>
          </w:rPr>
        </w:r>
        <w:r w:rsidRPr="007B61D4">
          <w:rPr>
            <w:rStyle w:val="affa"/>
            <w:rFonts w:hint="eastAsia"/>
            <w:noProof/>
          </w:rPr>
          <w:fldChar w:fldCharType="separate"/>
        </w:r>
        <w:r w:rsidRPr="007B61D4">
          <w:rPr>
            <w:rStyle w:val="affa"/>
            <w:rFonts w:asciiTheme="majorEastAsia" w:eastAsiaTheme="majorEastAsia" w:hAnsiTheme="majorEastAsia" w:hint="eastAsia"/>
            <w:noProof/>
          </w:rPr>
          <w:t>3.3 SrioCreatAPIOWindow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_Toc224997489 \h</w:instrText>
        </w:r>
        <w:r>
          <w:rPr>
            <w:rFonts w:hint="eastAsia"/>
            <w:noProof/>
            <w:webHidden/>
          </w:rPr>
          <w:instrText xml:space="preserve"> </w:instrText>
        </w:r>
      </w:ins>
      <w:r>
        <w:rPr>
          <w:rFonts w:hint="eastAsia"/>
          <w:noProof/>
          <w:webHidden/>
        </w:rPr>
      </w:r>
      <w:ins w:id="44" w:author="ZHTY" w:date="2026-03-21T14:57:00Z" w16du:dateUtc="2026-03-21T06:57:00Z"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- 3 -</w:t>
        </w:r>
        <w:r>
          <w:rPr>
            <w:rFonts w:hint="eastAsia"/>
            <w:noProof/>
            <w:webHidden/>
          </w:rPr>
          <w:fldChar w:fldCharType="end"/>
        </w:r>
        <w:r w:rsidRPr="007B61D4">
          <w:rPr>
            <w:rStyle w:val="affa"/>
            <w:rFonts w:hint="eastAsia"/>
            <w:noProof/>
          </w:rPr>
          <w:fldChar w:fldCharType="end"/>
        </w:r>
      </w:ins>
    </w:p>
    <w:p w14:paraId="0533148B" w14:textId="281F81D3" w:rsidR="0007657A" w:rsidRDefault="0007657A">
      <w:pPr>
        <w:pStyle w:val="TOC2"/>
        <w:rPr>
          <w:ins w:id="45" w:author="ZHTY" w:date="2026-03-21T14:57:00Z" w16du:dateUtc="2026-03-21T06:57:00Z"/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ins w:id="46" w:author="ZHTY" w:date="2026-03-21T14:57:00Z" w16du:dateUtc="2026-03-21T06:57:00Z">
        <w:r w:rsidRPr="007B61D4">
          <w:rPr>
            <w:rStyle w:val="affa"/>
            <w:rFonts w:hint="eastAsia"/>
            <w:noProof/>
          </w:rPr>
          <w:fldChar w:fldCharType="begin"/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  <w:instrText>HYPERLINK \l "_Toc224997490"</w:instrText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 w:rsidRPr="007B61D4">
          <w:rPr>
            <w:rStyle w:val="affa"/>
            <w:rFonts w:hint="eastAsia"/>
            <w:noProof/>
          </w:rPr>
        </w:r>
        <w:r w:rsidRPr="007B61D4">
          <w:rPr>
            <w:rStyle w:val="affa"/>
            <w:rFonts w:hint="eastAsia"/>
            <w:noProof/>
          </w:rPr>
          <w:fldChar w:fldCharType="separate"/>
        </w:r>
        <w:r w:rsidRPr="007B61D4">
          <w:rPr>
            <w:rStyle w:val="affa"/>
            <w:rFonts w:asciiTheme="majorEastAsia" w:eastAsiaTheme="majorEastAsia" w:hAnsiTheme="majorEastAsia" w:hint="eastAsia"/>
            <w:noProof/>
          </w:rPr>
          <w:t>3.4 SrioRPIOMap（核心入站映射函数）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_Toc224997490 \h</w:instrText>
        </w:r>
        <w:r>
          <w:rPr>
            <w:rFonts w:hint="eastAsia"/>
            <w:noProof/>
            <w:webHidden/>
          </w:rPr>
          <w:instrText xml:space="preserve"> </w:instrText>
        </w:r>
      </w:ins>
      <w:r>
        <w:rPr>
          <w:rFonts w:hint="eastAsia"/>
          <w:noProof/>
          <w:webHidden/>
        </w:rPr>
      </w:r>
      <w:ins w:id="47" w:author="ZHTY" w:date="2026-03-21T14:57:00Z" w16du:dateUtc="2026-03-21T06:57:00Z"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- 3 -</w:t>
        </w:r>
        <w:r>
          <w:rPr>
            <w:rFonts w:hint="eastAsia"/>
            <w:noProof/>
            <w:webHidden/>
          </w:rPr>
          <w:fldChar w:fldCharType="end"/>
        </w:r>
        <w:r w:rsidRPr="007B61D4">
          <w:rPr>
            <w:rStyle w:val="affa"/>
            <w:rFonts w:hint="eastAsia"/>
            <w:noProof/>
          </w:rPr>
          <w:fldChar w:fldCharType="end"/>
        </w:r>
      </w:ins>
    </w:p>
    <w:p w14:paraId="13A7C2FC" w14:textId="15475D80" w:rsidR="0007657A" w:rsidRDefault="0007657A">
      <w:pPr>
        <w:pStyle w:val="TOC2"/>
        <w:rPr>
          <w:ins w:id="48" w:author="ZHTY" w:date="2026-03-21T14:57:00Z" w16du:dateUtc="2026-03-21T06:57:00Z"/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ins w:id="49" w:author="ZHTY" w:date="2026-03-21T14:57:00Z" w16du:dateUtc="2026-03-21T06:57:00Z">
        <w:r w:rsidRPr="007B61D4">
          <w:rPr>
            <w:rStyle w:val="affa"/>
            <w:rFonts w:hint="eastAsia"/>
            <w:noProof/>
          </w:rPr>
          <w:fldChar w:fldCharType="begin"/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  <w:instrText>HYPERLINK \l "_Toc224997491"</w:instrText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 w:rsidRPr="007B61D4">
          <w:rPr>
            <w:rStyle w:val="affa"/>
            <w:rFonts w:hint="eastAsia"/>
            <w:noProof/>
          </w:rPr>
        </w:r>
        <w:r w:rsidRPr="007B61D4">
          <w:rPr>
            <w:rStyle w:val="affa"/>
            <w:rFonts w:hint="eastAsia"/>
            <w:noProof/>
          </w:rPr>
          <w:fldChar w:fldCharType="separate"/>
        </w:r>
        <w:r w:rsidRPr="007B61D4">
          <w:rPr>
            <w:rStyle w:val="affa"/>
            <w:rFonts w:asciiTheme="majorEastAsia" w:eastAsiaTheme="majorEastAsia" w:hAnsiTheme="majorEastAsia" w:hint="eastAsia"/>
            <w:noProof/>
          </w:rPr>
          <w:t>3.5 SrioClkOpen / SrioClkClose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_Toc224997491 \h</w:instrText>
        </w:r>
        <w:r>
          <w:rPr>
            <w:rFonts w:hint="eastAsia"/>
            <w:noProof/>
            <w:webHidden/>
          </w:rPr>
          <w:instrText xml:space="preserve"> </w:instrText>
        </w:r>
      </w:ins>
      <w:r>
        <w:rPr>
          <w:rFonts w:hint="eastAsia"/>
          <w:noProof/>
          <w:webHidden/>
        </w:rPr>
      </w:r>
      <w:ins w:id="50" w:author="ZHTY" w:date="2026-03-21T14:57:00Z" w16du:dateUtc="2026-03-21T06:57:00Z"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- 4 -</w:t>
        </w:r>
        <w:r>
          <w:rPr>
            <w:rFonts w:hint="eastAsia"/>
            <w:noProof/>
            <w:webHidden/>
          </w:rPr>
          <w:fldChar w:fldCharType="end"/>
        </w:r>
        <w:r w:rsidRPr="007B61D4">
          <w:rPr>
            <w:rStyle w:val="affa"/>
            <w:rFonts w:hint="eastAsia"/>
            <w:noProof/>
          </w:rPr>
          <w:fldChar w:fldCharType="end"/>
        </w:r>
      </w:ins>
    </w:p>
    <w:p w14:paraId="25EFF0A6" w14:textId="7BC968DD" w:rsidR="0007657A" w:rsidRDefault="0007657A">
      <w:pPr>
        <w:pStyle w:val="TOC2"/>
        <w:rPr>
          <w:ins w:id="51" w:author="ZHTY" w:date="2026-03-21T14:57:00Z" w16du:dateUtc="2026-03-21T06:57:00Z"/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ins w:id="52" w:author="ZHTY" w:date="2026-03-21T14:57:00Z" w16du:dateUtc="2026-03-21T06:57:00Z">
        <w:r w:rsidRPr="007B61D4">
          <w:rPr>
            <w:rStyle w:val="affa"/>
            <w:rFonts w:hint="eastAsia"/>
            <w:noProof/>
          </w:rPr>
          <w:fldChar w:fldCharType="begin"/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  <w:instrText>HYPERLINK \l "_Toc224997492"</w:instrText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 w:rsidRPr="007B61D4">
          <w:rPr>
            <w:rStyle w:val="affa"/>
            <w:rFonts w:hint="eastAsia"/>
            <w:noProof/>
          </w:rPr>
        </w:r>
        <w:r w:rsidRPr="007B61D4">
          <w:rPr>
            <w:rStyle w:val="affa"/>
            <w:rFonts w:hint="eastAsia"/>
            <w:noProof/>
          </w:rPr>
          <w:fldChar w:fldCharType="separate"/>
        </w:r>
        <w:r w:rsidRPr="007B61D4">
          <w:rPr>
            <w:rStyle w:val="affa"/>
            <w:rFonts w:asciiTheme="majorEastAsia" w:eastAsiaTheme="majorEastAsia" w:hAnsiTheme="majorEastAsia" w:hint="eastAsia"/>
            <w:noProof/>
          </w:rPr>
          <w:t>3.6 SrioPhyInit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_Toc224997492 \h</w:instrText>
        </w:r>
        <w:r>
          <w:rPr>
            <w:rFonts w:hint="eastAsia"/>
            <w:noProof/>
            <w:webHidden/>
          </w:rPr>
          <w:instrText xml:space="preserve"> </w:instrText>
        </w:r>
      </w:ins>
      <w:r>
        <w:rPr>
          <w:rFonts w:hint="eastAsia"/>
          <w:noProof/>
          <w:webHidden/>
        </w:rPr>
      </w:r>
      <w:ins w:id="53" w:author="ZHTY" w:date="2026-03-21T14:57:00Z" w16du:dateUtc="2026-03-21T06:57:00Z"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- 4 -</w:t>
        </w:r>
        <w:r>
          <w:rPr>
            <w:rFonts w:hint="eastAsia"/>
            <w:noProof/>
            <w:webHidden/>
          </w:rPr>
          <w:fldChar w:fldCharType="end"/>
        </w:r>
        <w:r w:rsidRPr="007B61D4">
          <w:rPr>
            <w:rStyle w:val="affa"/>
            <w:rFonts w:hint="eastAsia"/>
            <w:noProof/>
          </w:rPr>
          <w:fldChar w:fldCharType="end"/>
        </w:r>
      </w:ins>
    </w:p>
    <w:p w14:paraId="00EFE581" w14:textId="4E9B1705" w:rsidR="0007657A" w:rsidRDefault="0007657A">
      <w:pPr>
        <w:pStyle w:val="TOC2"/>
        <w:rPr>
          <w:ins w:id="54" w:author="ZHTY" w:date="2026-03-21T14:57:00Z" w16du:dateUtc="2026-03-21T06:57:00Z"/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ins w:id="55" w:author="ZHTY" w:date="2026-03-21T14:57:00Z" w16du:dateUtc="2026-03-21T06:57:00Z">
        <w:r w:rsidRPr="007B61D4">
          <w:rPr>
            <w:rStyle w:val="affa"/>
            <w:rFonts w:hint="eastAsia"/>
            <w:noProof/>
          </w:rPr>
          <w:fldChar w:fldCharType="begin"/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  <w:instrText>HYPERLINK \l "_Toc224997493"</w:instrText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 w:rsidRPr="007B61D4">
          <w:rPr>
            <w:rStyle w:val="affa"/>
            <w:rFonts w:hint="eastAsia"/>
            <w:noProof/>
          </w:rPr>
        </w:r>
        <w:r w:rsidRPr="007B61D4">
          <w:rPr>
            <w:rStyle w:val="affa"/>
            <w:rFonts w:hint="eastAsia"/>
            <w:noProof/>
          </w:rPr>
          <w:fldChar w:fldCharType="separate"/>
        </w:r>
        <w:r w:rsidRPr="007B61D4">
          <w:rPr>
            <w:rStyle w:val="affa"/>
            <w:rFonts w:asciiTheme="majorEastAsia" w:eastAsiaTheme="majorEastAsia" w:hAnsiTheme="majorEastAsia" w:hint="eastAsia"/>
            <w:noProof/>
          </w:rPr>
          <w:t>3.7 SrioManulConfig（核心建链函数）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_Toc224997493 \h</w:instrText>
        </w:r>
        <w:r>
          <w:rPr>
            <w:rFonts w:hint="eastAsia"/>
            <w:noProof/>
            <w:webHidden/>
          </w:rPr>
          <w:instrText xml:space="preserve"> </w:instrText>
        </w:r>
      </w:ins>
      <w:r>
        <w:rPr>
          <w:rFonts w:hint="eastAsia"/>
          <w:noProof/>
          <w:webHidden/>
        </w:rPr>
      </w:r>
      <w:ins w:id="56" w:author="ZHTY" w:date="2026-03-21T14:57:00Z" w16du:dateUtc="2026-03-21T06:57:00Z"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- 5 -</w:t>
        </w:r>
        <w:r>
          <w:rPr>
            <w:rFonts w:hint="eastAsia"/>
            <w:noProof/>
            <w:webHidden/>
          </w:rPr>
          <w:fldChar w:fldCharType="end"/>
        </w:r>
        <w:r w:rsidRPr="007B61D4">
          <w:rPr>
            <w:rStyle w:val="affa"/>
            <w:rFonts w:hint="eastAsia"/>
            <w:noProof/>
          </w:rPr>
          <w:fldChar w:fldCharType="end"/>
        </w:r>
      </w:ins>
    </w:p>
    <w:p w14:paraId="0E442723" w14:textId="5305B44A" w:rsidR="0007657A" w:rsidRDefault="0007657A">
      <w:pPr>
        <w:pStyle w:val="TOC2"/>
        <w:rPr>
          <w:ins w:id="57" w:author="ZHTY" w:date="2026-03-21T14:57:00Z" w16du:dateUtc="2026-03-21T06:57:00Z"/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ins w:id="58" w:author="ZHTY" w:date="2026-03-21T14:57:00Z" w16du:dateUtc="2026-03-21T06:57:00Z">
        <w:r w:rsidRPr="007B61D4">
          <w:rPr>
            <w:rStyle w:val="affa"/>
            <w:rFonts w:hint="eastAsia"/>
            <w:noProof/>
          </w:rPr>
          <w:fldChar w:fldCharType="begin"/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  <w:instrText>HYPERLINK \l "_Toc224997494"</w:instrText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 w:rsidRPr="007B61D4">
          <w:rPr>
            <w:rStyle w:val="affa"/>
            <w:rFonts w:hint="eastAsia"/>
            <w:noProof/>
          </w:rPr>
        </w:r>
        <w:r w:rsidRPr="007B61D4">
          <w:rPr>
            <w:rStyle w:val="affa"/>
            <w:rFonts w:hint="eastAsia"/>
            <w:noProof/>
          </w:rPr>
          <w:fldChar w:fldCharType="separate"/>
        </w:r>
        <w:r w:rsidRPr="007B61D4">
          <w:rPr>
            <w:rStyle w:val="affa"/>
            <w:rFonts w:asciiTheme="majorEastAsia" w:eastAsiaTheme="majorEastAsia" w:hAnsiTheme="majorEastAsia" w:hint="eastAsia"/>
            <w:noProof/>
          </w:rPr>
          <w:t>3.8 SrioCtl（设备ID配置函数）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_Toc224997494 \h</w:instrText>
        </w:r>
        <w:r>
          <w:rPr>
            <w:rFonts w:hint="eastAsia"/>
            <w:noProof/>
            <w:webHidden/>
          </w:rPr>
          <w:instrText xml:space="preserve"> </w:instrText>
        </w:r>
      </w:ins>
      <w:r>
        <w:rPr>
          <w:rFonts w:hint="eastAsia"/>
          <w:noProof/>
          <w:webHidden/>
        </w:rPr>
      </w:r>
      <w:ins w:id="59" w:author="ZHTY" w:date="2026-03-21T14:57:00Z" w16du:dateUtc="2026-03-21T06:57:00Z"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- 5 -</w:t>
        </w:r>
        <w:r>
          <w:rPr>
            <w:rFonts w:hint="eastAsia"/>
            <w:noProof/>
            <w:webHidden/>
          </w:rPr>
          <w:fldChar w:fldCharType="end"/>
        </w:r>
        <w:r w:rsidRPr="007B61D4">
          <w:rPr>
            <w:rStyle w:val="affa"/>
            <w:rFonts w:hint="eastAsia"/>
            <w:noProof/>
          </w:rPr>
          <w:fldChar w:fldCharType="end"/>
        </w:r>
      </w:ins>
    </w:p>
    <w:p w14:paraId="679E0FB4" w14:textId="3548A74E" w:rsidR="0007657A" w:rsidRDefault="0007657A">
      <w:pPr>
        <w:pStyle w:val="TOC2"/>
        <w:rPr>
          <w:ins w:id="60" w:author="ZHTY" w:date="2026-03-21T14:57:00Z" w16du:dateUtc="2026-03-21T06:57:00Z"/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ins w:id="61" w:author="ZHTY" w:date="2026-03-21T14:57:00Z" w16du:dateUtc="2026-03-21T06:57:00Z">
        <w:r w:rsidRPr="007B61D4">
          <w:rPr>
            <w:rStyle w:val="affa"/>
            <w:rFonts w:hint="eastAsia"/>
            <w:noProof/>
          </w:rPr>
          <w:fldChar w:fldCharType="begin"/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  <w:instrText>HYPERLINK \l "_Toc224997495"</w:instrText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 w:rsidRPr="007B61D4">
          <w:rPr>
            <w:rStyle w:val="affa"/>
            <w:rFonts w:hint="eastAsia"/>
            <w:noProof/>
          </w:rPr>
        </w:r>
        <w:r w:rsidRPr="007B61D4">
          <w:rPr>
            <w:rStyle w:val="affa"/>
            <w:rFonts w:hint="eastAsia"/>
            <w:noProof/>
          </w:rPr>
          <w:fldChar w:fldCharType="separate"/>
        </w:r>
        <w:r w:rsidRPr="007B61D4">
          <w:rPr>
            <w:rStyle w:val="affa"/>
            <w:rFonts w:asciiTheme="majorEastAsia" w:eastAsiaTheme="majorEastAsia" w:hAnsiTheme="majorEastAsia" w:hint="eastAsia"/>
            <w:noProof/>
          </w:rPr>
          <w:t>3.9 SrioMatchACKID（流控匹配函数）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_Toc224997495 \h</w:instrText>
        </w:r>
        <w:r>
          <w:rPr>
            <w:rFonts w:hint="eastAsia"/>
            <w:noProof/>
            <w:webHidden/>
          </w:rPr>
          <w:instrText xml:space="preserve"> </w:instrText>
        </w:r>
      </w:ins>
      <w:r>
        <w:rPr>
          <w:rFonts w:hint="eastAsia"/>
          <w:noProof/>
          <w:webHidden/>
        </w:rPr>
      </w:r>
      <w:ins w:id="62" w:author="ZHTY" w:date="2026-03-21T14:57:00Z" w16du:dateUtc="2026-03-21T06:57:00Z"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- 6 -</w:t>
        </w:r>
        <w:r>
          <w:rPr>
            <w:rFonts w:hint="eastAsia"/>
            <w:noProof/>
            <w:webHidden/>
          </w:rPr>
          <w:fldChar w:fldCharType="end"/>
        </w:r>
        <w:r w:rsidRPr="007B61D4">
          <w:rPr>
            <w:rStyle w:val="affa"/>
            <w:rFonts w:hint="eastAsia"/>
            <w:noProof/>
          </w:rPr>
          <w:fldChar w:fldCharType="end"/>
        </w:r>
      </w:ins>
    </w:p>
    <w:p w14:paraId="35CD5541" w14:textId="2A7C4943" w:rsidR="0007657A" w:rsidRDefault="0007657A">
      <w:pPr>
        <w:pStyle w:val="TOC2"/>
        <w:rPr>
          <w:ins w:id="63" w:author="ZHTY" w:date="2026-03-21T14:57:00Z" w16du:dateUtc="2026-03-21T06:57:00Z"/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ins w:id="64" w:author="ZHTY" w:date="2026-03-21T14:57:00Z" w16du:dateUtc="2026-03-21T06:57:00Z">
        <w:r w:rsidRPr="007B61D4">
          <w:rPr>
            <w:rStyle w:val="affa"/>
            <w:rFonts w:hint="eastAsia"/>
            <w:noProof/>
          </w:rPr>
          <w:fldChar w:fldCharType="begin"/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  <w:instrText>HYPERLINK \l "_Toc224997496"</w:instrText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 w:rsidRPr="007B61D4">
          <w:rPr>
            <w:rStyle w:val="affa"/>
            <w:rFonts w:hint="eastAsia"/>
            <w:noProof/>
          </w:rPr>
        </w:r>
        <w:r w:rsidRPr="007B61D4">
          <w:rPr>
            <w:rStyle w:val="affa"/>
            <w:rFonts w:hint="eastAsia"/>
            <w:noProof/>
          </w:rPr>
          <w:fldChar w:fldCharType="separate"/>
        </w:r>
        <w:r w:rsidRPr="007B61D4">
          <w:rPr>
            <w:rStyle w:val="affa"/>
            <w:rFonts w:asciiTheme="majorEastAsia" w:eastAsiaTheme="majorEastAsia" w:hAnsiTheme="majorEastAsia" w:hint="eastAsia"/>
            <w:noProof/>
          </w:rPr>
          <w:t>3.10 SrioWDMA（DMA写/发送函数）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_Toc224997496 \h</w:instrText>
        </w:r>
        <w:r>
          <w:rPr>
            <w:rFonts w:hint="eastAsia"/>
            <w:noProof/>
            <w:webHidden/>
          </w:rPr>
          <w:instrText xml:space="preserve"> </w:instrText>
        </w:r>
      </w:ins>
      <w:r>
        <w:rPr>
          <w:rFonts w:hint="eastAsia"/>
          <w:noProof/>
          <w:webHidden/>
        </w:rPr>
      </w:r>
      <w:ins w:id="65" w:author="ZHTY" w:date="2026-03-21T14:57:00Z" w16du:dateUtc="2026-03-21T06:57:00Z"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- 6 -</w:t>
        </w:r>
        <w:r>
          <w:rPr>
            <w:rFonts w:hint="eastAsia"/>
            <w:noProof/>
            <w:webHidden/>
          </w:rPr>
          <w:fldChar w:fldCharType="end"/>
        </w:r>
        <w:r w:rsidRPr="007B61D4">
          <w:rPr>
            <w:rStyle w:val="affa"/>
            <w:rFonts w:hint="eastAsia"/>
            <w:noProof/>
          </w:rPr>
          <w:fldChar w:fldCharType="end"/>
        </w:r>
      </w:ins>
    </w:p>
    <w:p w14:paraId="214C6D24" w14:textId="6A1639A5" w:rsidR="0007657A" w:rsidRDefault="0007657A">
      <w:pPr>
        <w:pStyle w:val="TOC2"/>
        <w:rPr>
          <w:ins w:id="66" w:author="ZHTY" w:date="2026-03-21T14:57:00Z" w16du:dateUtc="2026-03-21T06:57:00Z"/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ins w:id="67" w:author="ZHTY" w:date="2026-03-21T14:57:00Z" w16du:dateUtc="2026-03-21T06:57:00Z">
        <w:r w:rsidRPr="007B61D4">
          <w:rPr>
            <w:rStyle w:val="affa"/>
            <w:rFonts w:hint="eastAsia"/>
            <w:noProof/>
          </w:rPr>
          <w:fldChar w:fldCharType="begin"/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  <w:instrText>HYPERLINK \l "_Toc224997497"</w:instrText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 w:rsidRPr="007B61D4">
          <w:rPr>
            <w:rStyle w:val="affa"/>
            <w:rFonts w:hint="eastAsia"/>
            <w:noProof/>
          </w:rPr>
        </w:r>
        <w:r w:rsidRPr="007B61D4">
          <w:rPr>
            <w:rStyle w:val="affa"/>
            <w:rFonts w:hint="eastAsia"/>
            <w:noProof/>
          </w:rPr>
          <w:fldChar w:fldCharType="separate"/>
        </w:r>
        <w:r w:rsidRPr="007B61D4">
          <w:rPr>
            <w:rStyle w:val="affa"/>
            <w:rFonts w:asciiTheme="majorEastAsia" w:eastAsiaTheme="majorEastAsia" w:hAnsiTheme="majorEastAsia" w:hint="eastAsia"/>
            <w:noProof/>
          </w:rPr>
          <w:t>3.11 SrioRDMA（DMA读/接收函数）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_Toc224997497 \h</w:instrText>
        </w:r>
        <w:r>
          <w:rPr>
            <w:rFonts w:hint="eastAsia"/>
            <w:noProof/>
            <w:webHidden/>
          </w:rPr>
          <w:instrText xml:space="preserve"> </w:instrText>
        </w:r>
      </w:ins>
      <w:r>
        <w:rPr>
          <w:rFonts w:hint="eastAsia"/>
          <w:noProof/>
          <w:webHidden/>
        </w:rPr>
      </w:r>
      <w:ins w:id="68" w:author="ZHTY" w:date="2026-03-21T14:57:00Z" w16du:dateUtc="2026-03-21T06:57:00Z"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- 7 -</w:t>
        </w:r>
        <w:r>
          <w:rPr>
            <w:rFonts w:hint="eastAsia"/>
            <w:noProof/>
            <w:webHidden/>
          </w:rPr>
          <w:fldChar w:fldCharType="end"/>
        </w:r>
        <w:r w:rsidRPr="007B61D4">
          <w:rPr>
            <w:rStyle w:val="affa"/>
            <w:rFonts w:hint="eastAsia"/>
            <w:noProof/>
          </w:rPr>
          <w:fldChar w:fldCharType="end"/>
        </w:r>
      </w:ins>
    </w:p>
    <w:p w14:paraId="0C03BF58" w14:textId="46E2EA0D" w:rsidR="0007657A" w:rsidRDefault="0007657A">
      <w:pPr>
        <w:pStyle w:val="TOC2"/>
        <w:rPr>
          <w:ins w:id="69" w:author="ZHTY" w:date="2026-03-21T14:57:00Z" w16du:dateUtc="2026-03-21T06:57:00Z"/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ins w:id="70" w:author="ZHTY" w:date="2026-03-21T14:57:00Z" w16du:dateUtc="2026-03-21T06:57:00Z">
        <w:r w:rsidRPr="007B61D4">
          <w:rPr>
            <w:rStyle w:val="affa"/>
            <w:rFonts w:hint="eastAsia"/>
            <w:noProof/>
          </w:rPr>
          <w:fldChar w:fldCharType="begin"/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  <w:instrText>HYPERLINK \l "_Toc224997498"</w:instrText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 w:rsidRPr="007B61D4">
          <w:rPr>
            <w:rStyle w:val="affa"/>
            <w:rFonts w:hint="eastAsia"/>
            <w:noProof/>
          </w:rPr>
        </w:r>
        <w:r w:rsidRPr="007B61D4">
          <w:rPr>
            <w:rStyle w:val="affa"/>
            <w:rFonts w:hint="eastAsia"/>
            <w:noProof/>
          </w:rPr>
          <w:fldChar w:fldCharType="separate"/>
        </w:r>
        <w:r w:rsidRPr="007B61D4">
          <w:rPr>
            <w:rStyle w:val="affa"/>
            <w:rFonts w:asciiTheme="majorEastAsia" w:eastAsiaTheme="majorEastAsia" w:hAnsiTheme="majorEastAsia" w:hint="eastAsia"/>
            <w:noProof/>
          </w:rPr>
          <w:t>3.12 SrioConfigSendDB（Doorbell发送配置函数）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_Toc224997498 \h</w:instrText>
        </w:r>
        <w:r>
          <w:rPr>
            <w:rFonts w:hint="eastAsia"/>
            <w:noProof/>
            <w:webHidden/>
          </w:rPr>
          <w:instrText xml:space="preserve"> </w:instrText>
        </w:r>
      </w:ins>
      <w:r>
        <w:rPr>
          <w:rFonts w:hint="eastAsia"/>
          <w:noProof/>
          <w:webHidden/>
        </w:rPr>
      </w:r>
      <w:ins w:id="71" w:author="ZHTY" w:date="2026-03-21T14:57:00Z" w16du:dateUtc="2026-03-21T06:57:00Z"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- 7 -</w:t>
        </w:r>
        <w:r>
          <w:rPr>
            <w:rFonts w:hint="eastAsia"/>
            <w:noProof/>
            <w:webHidden/>
          </w:rPr>
          <w:fldChar w:fldCharType="end"/>
        </w:r>
        <w:r w:rsidRPr="007B61D4">
          <w:rPr>
            <w:rStyle w:val="affa"/>
            <w:rFonts w:hint="eastAsia"/>
            <w:noProof/>
          </w:rPr>
          <w:fldChar w:fldCharType="end"/>
        </w:r>
      </w:ins>
    </w:p>
    <w:p w14:paraId="06D04E77" w14:textId="6762B439" w:rsidR="0007657A" w:rsidRDefault="0007657A">
      <w:pPr>
        <w:pStyle w:val="TOC2"/>
        <w:rPr>
          <w:ins w:id="72" w:author="ZHTY" w:date="2026-03-21T14:57:00Z" w16du:dateUtc="2026-03-21T06:57:00Z"/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ins w:id="73" w:author="ZHTY" w:date="2026-03-21T14:57:00Z" w16du:dateUtc="2026-03-21T06:57:00Z">
        <w:r w:rsidRPr="007B61D4">
          <w:rPr>
            <w:rStyle w:val="affa"/>
            <w:rFonts w:hint="eastAsia"/>
            <w:noProof/>
          </w:rPr>
          <w:fldChar w:fldCharType="begin"/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  <w:instrText>HYPERLINK \l "_Toc224997499"</w:instrText>
        </w:r>
        <w:r w:rsidRPr="007B61D4">
          <w:rPr>
            <w:rStyle w:val="affa"/>
            <w:rFonts w:hint="eastAsia"/>
            <w:noProof/>
          </w:rPr>
          <w:instrText xml:space="preserve"> </w:instrText>
        </w:r>
        <w:r w:rsidRPr="007B61D4">
          <w:rPr>
            <w:rStyle w:val="affa"/>
            <w:rFonts w:hint="eastAsia"/>
            <w:noProof/>
          </w:rPr>
        </w:r>
        <w:r w:rsidRPr="007B61D4">
          <w:rPr>
            <w:rStyle w:val="affa"/>
            <w:rFonts w:hint="eastAsia"/>
            <w:noProof/>
          </w:rPr>
          <w:fldChar w:fldCharType="separate"/>
        </w:r>
        <w:r w:rsidRPr="007B61D4">
          <w:rPr>
            <w:rStyle w:val="affa"/>
            <w:rFonts w:asciiTheme="majorEastAsia" w:eastAsiaTheme="majorEastAsia" w:hAnsiTheme="majorEastAsia" w:hint="eastAsia"/>
            <w:noProof/>
          </w:rPr>
          <w:t>3.13 SrioEnRecvDB（Doorbell接收使能函数）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_Toc224997499 \h</w:instrText>
        </w:r>
        <w:r>
          <w:rPr>
            <w:rFonts w:hint="eastAsia"/>
            <w:noProof/>
            <w:webHidden/>
          </w:rPr>
          <w:instrText xml:space="preserve"> </w:instrText>
        </w:r>
      </w:ins>
      <w:r>
        <w:rPr>
          <w:rFonts w:hint="eastAsia"/>
          <w:noProof/>
          <w:webHidden/>
        </w:rPr>
      </w:r>
      <w:ins w:id="74" w:author="ZHTY" w:date="2026-03-21T14:57:00Z" w16du:dateUtc="2026-03-21T06:57:00Z"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- 7 -</w:t>
        </w:r>
        <w:r>
          <w:rPr>
            <w:rFonts w:hint="eastAsia"/>
            <w:noProof/>
            <w:webHidden/>
          </w:rPr>
          <w:fldChar w:fldCharType="end"/>
        </w:r>
        <w:r w:rsidRPr="007B61D4">
          <w:rPr>
            <w:rStyle w:val="affa"/>
            <w:rFonts w:hint="eastAsia"/>
            <w:noProof/>
          </w:rPr>
          <w:fldChar w:fldCharType="end"/>
        </w:r>
      </w:ins>
    </w:p>
    <w:p w14:paraId="7B8451B6" w14:textId="005EE741" w:rsidR="00A27A3C" w:rsidDel="0007657A" w:rsidRDefault="00A27A3C">
      <w:pPr>
        <w:pStyle w:val="TOC1"/>
        <w:rPr>
          <w:del w:id="75" w:author="ZHTY" w:date="2026-03-21T14:57:00Z" w16du:dateUtc="2026-03-21T06:57:00Z"/>
          <w:rFonts w:asciiTheme="minorHAnsi" w:eastAsiaTheme="minorEastAsia" w:hAnsiTheme="minorHAnsi" w:cstheme="minorBidi"/>
          <w:caps w:val="0"/>
          <w:noProof/>
          <w:sz w:val="22"/>
          <w14:ligatures w14:val="standardContextual"/>
        </w:rPr>
      </w:pPr>
      <w:del w:id="76" w:author="ZHTY" w:date="2026-03-21T14:57:00Z" w16du:dateUtc="2026-03-21T06:57:00Z">
        <w:r w:rsidRPr="0007657A" w:rsidDel="0007657A">
          <w:rPr>
            <w:rFonts w:hint="eastAsia"/>
            <w:rPrChange w:id="77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caps w:val="0"/>
                <w:noProof/>
              </w:rPr>
            </w:rPrChange>
          </w:rPr>
          <w:delText>目</w:delText>
        </w:r>
        <w:r w:rsidRPr="0007657A" w:rsidDel="0007657A">
          <w:rPr>
            <w:rFonts w:hint="eastAsia"/>
            <w:rPrChange w:id="78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caps w:val="0"/>
                <w:noProof/>
              </w:rPr>
            </w:rPrChange>
          </w:rPr>
          <w:delText xml:space="preserve">  </w:delText>
        </w:r>
        <w:r w:rsidRPr="0007657A" w:rsidDel="0007657A">
          <w:rPr>
            <w:rFonts w:hint="eastAsia"/>
            <w:rPrChange w:id="79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caps w:val="0"/>
                <w:noProof/>
              </w:rPr>
            </w:rPrChange>
          </w:rPr>
          <w:delText>录</w:delText>
        </w:r>
        <w:r w:rsidDel="0007657A">
          <w:rPr>
            <w:rFonts w:hint="eastAsia"/>
            <w:noProof/>
            <w:webHidden/>
          </w:rPr>
          <w:tab/>
        </w:r>
        <w:r w:rsidDel="0007657A">
          <w:rPr>
            <w:noProof/>
            <w:webHidden/>
          </w:rPr>
          <w:delText>III</w:delText>
        </w:r>
      </w:del>
    </w:p>
    <w:p w14:paraId="1E3FB652" w14:textId="176A2AD1" w:rsidR="00A27A3C" w:rsidDel="0007657A" w:rsidRDefault="00A27A3C">
      <w:pPr>
        <w:pStyle w:val="TOC1"/>
        <w:rPr>
          <w:del w:id="80" w:author="ZHTY" w:date="2026-03-21T14:57:00Z" w16du:dateUtc="2026-03-21T06:57:00Z"/>
          <w:rFonts w:asciiTheme="minorHAnsi" w:eastAsiaTheme="minorEastAsia" w:hAnsiTheme="minorHAnsi" w:cstheme="minorBidi"/>
          <w:caps w:val="0"/>
          <w:noProof/>
          <w:sz w:val="22"/>
          <w14:ligatures w14:val="standardContextual"/>
        </w:rPr>
      </w:pPr>
      <w:del w:id="81" w:author="ZHTY" w:date="2026-03-21T14:57:00Z" w16du:dateUtc="2026-03-21T06:57:00Z">
        <w:r w:rsidRPr="0007657A" w:rsidDel="0007657A">
          <w:rPr>
            <w:rFonts w:hint="eastAsia"/>
            <w:rPrChange w:id="82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caps w:val="0"/>
                <w:noProof/>
              </w:rPr>
            </w:rPrChange>
          </w:rPr>
          <w:delText xml:space="preserve">SRIO </w:delText>
        </w:r>
        <w:r w:rsidRPr="0007657A" w:rsidDel="0007657A">
          <w:rPr>
            <w:rFonts w:hint="eastAsia"/>
            <w:rPrChange w:id="83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caps w:val="0"/>
                <w:noProof/>
              </w:rPr>
            </w:rPrChange>
          </w:rPr>
          <w:delText>的</w:delText>
        </w:r>
        <w:r w:rsidRPr="0007657A" w:rsidDel="0007657A">
          <w:rPr>
            <w:rFonts w:hint="eastAsia"/>
            <w:rPrChange w:id="84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caps w:val="0"/>
                <w:noProof/>
              </w:rPr>
            </w:rPrChange>
          </w:rPr>
          <w:delText>API</w:delText>
        </w:r>
        <w:r w:rsidRPr="0007657A" w:rsidDel="0007657A">
          <w:rPr>
            <w:rFonts w:hint="eastAsia"/>
            <w:rPrChange w:id="85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caps w:val="0"/>
                <w:noProof/>
              </w:rPr>
            </w:rPrChange>
          </w:rPr>
          <w:delText>说明文档</w:delText>
        </w:r>
        <w:r w:rsidDel="0007657A">
          <w:rPr>
            <w:rFonts w:hint="eastAsia"/>
            <w:noProof/>
            <w:webHidden/>
          </w:rPr>
          <w:tab/>
        </w:r>
        <w:r w:rsidDel="0007657A">
          <w:rPr>
            <w:noProof/>
            <w:webHidden/>
          </w:rPr>
          <w:delText>- 1 -</w:delText>
        </w:r>
      </w:del>
    </w:p>
    <w:p w14:paraId="0D421D5E" w14:textId="60193676" w:rsidR="00A27A3C" w:rsidDel="0007657A" w:rsidRDefault="00A27A3C">
      <w:pPr>
        <w:pStyle w:val="TOC1"/>
        <w:rPr>
          <w:del w:id="86" w:author="ZHTY" w:date="2026-03-21T14:57:00Z" w16du:dateUtc="2026-03-21T06:57:00Z"/>
          <w:rFonts w:asciiTheme="minorHAnsi" w:eastAsiaTheme="minorEastAsia" w:hAnsiTheme="minorHAnsi" w:cstheme="minorBidi"/>
          <w:caps w:val="0"/>
          <w:noProof/>
          <w:sz w:val="22"/>
          <w14:ligatures w14:val="standardContextual"/>
        </w:rPr>
      </w:pPr>
      <w:del w:id="87" w:author="ZHTY" w:date="2026-03-21T14:57:00Z" w16du:dateUtc="2026-03-21T06:57:00Z">
        <w:r w:rsidRPr="0007657A" w:rsidDel="0007657A">
          <w:rPr>
            <w:rFonts w:hint="eastAsia"/>
            <w:rPrChange w:id="88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caps w:val="0"/>
                <w:noProof/>
              </w:rPr>
            </w:rPrChange>
          </w:rPr>
          <w:delText xml:space="preserve">1 </w:delText>
        </w:r>
        <w:r w:rsidRPr="0007657A" w:rsidDel="0007657A">
          <w:rPr>
            <w:rFonts w:hint="eastAsia"/>
            <w:rPrChange w:id="89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caps w:val="0"/>
                <w:noProof/>
              </w:rPr>
            </w:rPrChange>
          </w:rPr>
          <w:delText>文档说明</w:delText>
        </w:r>
        <w:r w:rsidDel="0007657A">
          <w:rPr>
            <w:rFonts w:hint="eastAsia"/>
            <w:noProof/>
            <w:webHidden/>
          </w:rPr>
          <w:tab/>
        </w:r>
        <w:r w:rsidDel="0007657A">
          <w:rPr>
            <w:noProof/>
            <w:webHidden/>
          </w:rPr>
          <w:delText>- 1 -</w:delText>
        </w:r>
      </w:del>
    </w:p>
    <w:p w14:paraId="3C6D4DC1" w14:textId="4339F09A" w:rsidR="00A27A3C" w:rsidDel="0007657A" w:rsidRDefault="00A27A3C">
      <w:pPr>
        <w:pStyle w:val="TOC1"/>
        <w:rPr>
          <w:del w:id="90" w:author="ZHTY" w:date="2026-03-21T14:57:00Z" w16du:dateUtc="2026-03-21T06:57:00Z"/>
          <w:rFonts w:asciiTheme="minorHAnsi" w:eastAsiaTheme="minorEastAsia" w:hAnsiTheme="minorHAnsi" w:cstheme="minorBidi"/>
          <w:caps w:val="0"/>
          <w:noProof/>
          <w:sz w:val="22"/>
          <w14:ligatures w14:val="standardContextual"/>
        </w:rPr>
      </w:pPr>
      <w:del w:id="91" w:author="ZHTY" w:date="2026-03-21T14:57:00Z" w16du:dateUtc="2026-03-21T06:57:00Z">
        <w:r w:rsidRPr="0007657A" w:rsidDel="0007657A">
          <w:rPr>
            <w:rFonts w:hint="eastAsia"/>
            <w:rPrChange w:id="92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caps w:val="0"/>
                <w:noProof/>
              </w:rPr>
            </w:rPrChange>
          </w:rPr>
          <w:delText xml:space="preserve">2 </w:delText>
        </w:r>
        <w:r w:rsidRPr="0007657A" w:rsidDel="0007657A">
          <w:rPr>
            <w:rFonts w:hint="eastAsia"/>
            <w:rPrChange w:id="93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caps w:val="0"/>
                <w:noProof/>
              </w:rPr>
            </w:rPrChange>
          </w:rPr>
          <w:delText>核心数据结构</w:delText>
        </w:r>
        <w:r w:rsidDel="0007657A">
          <w:rPr>
            <w:rFonts w:hint="eastAsia"/>
            <w:noProof/>
            <w:webHidden/>
          </w:rPr>
          <w:tab/>
        </w:r>
        <w:r w:rsidDel="0007657A">
          <w:rPr>
            <w:noProof/>
            <w:webHidden/>
          </w:rPr>
          <w:delText>- 1 -</w:delText>
        </w:r>
      </w:del>
    </w:p>
    <w:p w14:paraId="484CBE34" w14:textId="576BB069" w:rsidR="00A27A3C" w:rsidDel="0007657A" w:rsidRDefault="00A27A3C">
      <w:pPr>
        <w:pStyle w:val="TOC2"/>
        <w:rPr>
          <w:del w:id="94" w:author="ZHTY" w:date="2026-03-21T14:57:00Z" w16du:dateUtc="2026-03-21T06:57:00Z"/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del w:id="95" w:author="ZHTY" w:date="2026-03-21T14:57:00Z" w16du:dateUtc="2026-03-21T06:57:00Z">
        <w:r w:rsidRPr="0007657A" w:rsidDel="0007657A">
          <w:rPr>
            <w:rFonts w:hint="eastAsia"/>
            <w:rPrChange w:id="96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2.1 struct SRIOAPIOStruct</w:delText>
        </w:r>
        <w:r w:rsidRPr="0007657A" w:rsidDel="0007657A">
          <w:rPr>
            <w:rFonts w:hint="eastAsia"/>
            <w:rPrChange w:id="97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（</w:delText>
        </w:r>
        <w:r w:rsidRPr="0007657A" w:rsidDel="0007657A">
          <w:rPr>
            <w:rFonts w:hint="eastAsia"/>
            <w:rPrChange w:id="98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APIO</w:delText>
        </w:r>
        <w:r w:rsidRPr="0007657A" w:rsidDel="0007657A">
          <w:rPr>
            <w:rFonts w:hint="eastAsia"/>
            <w:rPrChange w:id="99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窗口配置结构体）</w:delText>
        </w:r>
        <w:r w:rsidDel="0007657A">
          <w:rPr>
            <w:rFonts w:hint="eastAsia"/>
            <w:noProof/>
            <w:webHidden/>
          </w:rPr>
          <w:tab/>
        </w:r>
        <w:r w:rsidDel="0007657A">
          <w:rPr>
            <w:noProof/>
            <w:webHidden/>
          </w:rPr>
          <w:delText>- 1 -</w:delText>
        </w:r>
      </w:del>
    </w:p>
    <w:p w14:paraId="4329A99B" w14:textId="0F4DB3B3" w:rsidR="00A27A3C" w:rsidDel="0007657A" w:rsidRDefault="00A27A3C">
      <w:pPr>
        <w:pStyle w:val="TOC2"/>
        <w:rPr>
          <w:del w:id="100" w:author="ZHTY" w:date="2026-03-21T14:57:00Z" w16du:dateUtc="2026-03-21T06:57:00Z"/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del w:id="101" w:author="ZHTY" w:date="2026-03-21T14:57:00Z" w16du:dateUtc="2026-03-21T06:57:00Z">
        <w:r w:rsidRPr="0007657A" w:rsidDel="0007657A">
          <w:rPr>
            <w:rFonts w:hint="eastAsia"/>
            <w:rPrChange w:id="102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2.2 struct SrioManulStruct</w:delText>
        </w:r>
        <w:r w:rsidRPr="0007657A" w:rsidDel="0007657A">
          <w:rPr>
            <w:rFonts w:hint="eastAsia"/>
            <w:rPrChange w:id="103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（手动建链配置结构体）</w:delText>
        </w:r>
        <w:r w:rsidDel="0007657A">
          <w:rPr>
            <w:rFonts w:hint="eastAsia"/>
            <w:noProof/>
            <w:webHidden/>
          </w:rPr>
          <w:tab/>
        </w:r>
        <w:r w:rsidDel="0007657A">
          <w:rPr>
            <w:noProof/>
            <w:webHidden/>
          </w:rPr>
          <w:delText>- 1 -</w:delText>
        </w:r>
      </w:del>
    </w:p>
    <w:p w14:paraId="305C7B8C" w14:textId="4552FCE2" w:rsidR="00A27A3C" w:rsidDel="0007657A" w:rsidRDefault="00A27A3C">
      <w:pPr>
        <w:pStyle w:val="TOC2"/>
        <w:rPr>
          <w:del w:id="104" w:author="ZHTY" w:date="2026-03-21T14:57:00Z" w16du:dateUtc="2026-03-21T06:57:00Z"/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del w:id="105" w:author="ZHTY" w:date="2026-03-21T14:57:00Z" w16du:dateUtc="2026-03-21T06:57:00Z">
        <w:r w:rsidRPr="0007657A" w:rsidDel="0007657A">
          <w:rPr>
            <w:rFonts w:hint="eastAsia"/>
            <w:rPrChange w:id="106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2.3 struct SRIOinit</w:delText>
        </w:r>
        <w:r w:rsidRPr="0007657A" w:rsidDel="0007657A">
          <w:rPr>
            <w:rFonts w:hint="eastAsia"/>
            <w:rPrChange w:id="107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（设备</w:delText>
        </w:r>
        <w:r w:rsidRPr="0007657A" w:rsidDel="0007657A">
          <w:rPr>
            <w:rFonts w:hint="eastAsia"/>
            <w:rPrChange w:id="108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ID</w:delText>
        </w:r>
        <w:r w:rsidRPr="0007657A" w:rsidDel="0007657A">
          <w:rPr>
            <w:rFonts w:hint="eastAsia"/>
            <w:rPrChange w:id="109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配置结构体）</w:delText>
        </w:r>
        <w:r w:rsidDel="0007657A">
          <w:rPr>
            <w:rFonts w:hint="eastAsia"/>
            <w:noProof/>
            <w:webHidden/>
          </w:rPr>
          <w:tab/>
        </w:r>
        <w:r w:rsidDel="0007657A">
          <w:rPr>
            <w:noProof/>
            <w:webHidden/>
          </w:rPr>
          <w:delText>- 2 -</w:delText>
        </w:r>
      </w:del>
    </w:p>
    <w:p w14:paraId="66FC7456" w14:textId="422C9296" w:rsidR="00A27A3C" w:rsidDel="0007657A" w:rsidRDefault="00A27A3C">
      <w:pPr>
        <w:pStyle w:val="TOC2"/>
        <w:rPr>
          <w:del w:id="110" w:author="ZHTY" w:date="2026-03-21T14:57:00Z" w16du:dateUtc="2026-03-21T06:57:00Z"/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del w:id="111" w:author="ZHTY" w:date="2026-03-21T14:57:00Z" w16du:dateUtc="2026-03-21T06:57:00Z">
        <w:r w:rsidRPr="0007657A" w:rsidDel="0007657A">
          <w:rPr>
            <w:rFonts w:hint="eastAsia"/>
            <w:rPrChange w:id="112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2.4 struct SRIODMA</w:delText>
        </w:r>
        <w:r w:rsidRPr="0007657A" w:rsidDel="0007657A">
          <w:rPr>
            <w:rFonts w:hint="eastAsia"/>
            <w:rPrChange w:id="113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（</w:delText>
        </w:r>
        <w:r w:rsidRPr="0007657A" w:rsidDel="0007657A">
          <w:rPr>
            <w:rFonts w:hint="eastAsia"/>
            <w:rPrChange w:id="114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DMA</w:delText>
        </w:r>
        <w:r w:rsidRPr="0007657A" w:rsidDel="0007657A">
          <w:rPr>
            <w:rFonts w:hint="eastAsia"/>
            <w:rPrChange w:id="115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传输配置结构体）</w:delText>
        </w:r>
        <w:r w:rsidDel="0007657A">
          <w:rPr>
            <w:rFonts w:hint="eastAsia"/>
            <w:noProof/>
            <w:webHidden/>
          </w:rPr>
          <w:tab/>
        </w:r>
        <w:r w:rsidDel="0007657A">
          <w:rPr>
            <w:noProof/>
            <w:webHidden/>
          </w:rPr>
          <w:delText>- 2 -</w:delText>
        </w:r>
      </w:del>
    </w:p>
    <w:p w14:paraId="7E07F635" w14:textId="720600C6" w:rsidR="00A27A3C" w:rsidDel="0007657A" w:rsidRDefault="00A27A3C">
      <w:pPr>
        <w:pStyle w:val="TOC1"/>
        <w:rPr>
          <w:del w:id="116" w:author="ZHTY" w:date="2026-03-21T14:57:00Z" w16du:dateUtc="2026-03-21T06:57:00Z"/>
          <w:rFonts w:asciiTheme="minorHAnsi" w:eastAsiaTheme="minorEastAsia" w:hAnsiTheme="minorHAnsi" w:cstheme="minorBidi"/>
          <w:caps w:val="0"/>
          <w:noProof/>
          <w:sz w:val="22"/>
          <w14:ligatures w14:val="standardContextual"/>
        </w:rPr>
      </w:pPr>
      <w:del w:id="117" w:author="ZHTY" w:date="2026-03-21T14:57:00Z" w16du:dateUtc="2026-03-21T06:57:00Z">
        <w:r w:rsidRPr="0007657A" w:rsidDel="0007657A">
          <w:rPr>
            <w:rFonts w:hint="eastAsia"/>
            <w:rPrChange w:id="118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caps w:val="0"/>
                <w:noProof/>
              </w:rPr>
            </w:rPrChange>
          </w:rPr>
          <w:delText xml:space="preserve">3 </w:delText>
        </w:r>
        <w:r w:rsidRPr="0007657A" w:rsidDel="0007657A">
          <w:rPr>
            <w:rFonts w:hint="eastAsia"/>
            <w:rPrChange w:id="119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caps w:val="0"/>
                <w:noProof/>
              </w:rPr>
            </w:rPrChange>
          </w:rPr>
          <w:delText>核心</w:delText>
        </w:r>
        <w:r w:rsidRPr="0007657A" w:rsidDel="0007657A">
          <w:rPr>
            <w:rFonts w:hint="eastAsia"/>
            <w:rPrChange w:id="120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caps w:val="0"/>
                <w:noProof/>
              </w:rPr>
            </w:rPrChange>
          </w:rPr>
          <w:delText>API</w:delText>
        </w:r>
        <w:r w:rsidRPr="0007657A" w:rsidDel="0007657A">
          <w:rPr>
            <w:rFonts w:hint="eastAsia"/>
            <w:rPrChange w:id="121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caps w:val="0"/>
                <w:noProof/>
              </w:rPr>
            </w:rPrChange>
          </w:rPr>
          <w:delText>函数说明（按代码出现顺序）</w:delText>
        </w:r>
        <w:r w:rsidDel="0007657A">
          <w:rPr>
            <w:rFonts w:hint="eastAsia"/>
            <w:noProof/>
            <w:webHidden/>
          </w:rPr>
          <w:tab/>
        </w:r>
        <w:r w:rsidDel="0007657A">
          <w:rPr>
            <w:noProof/>
            <w:webHidden/>
          </w:rPr>
          <w:delText>- 2 -</w:delText>
        </w:r>
      </w:del>
    </w:p>
    <w:p w14:paraId="127D4FD5" w14:textId="6C1D72D6" w:rsidR="00A27A3C" w:rsidDel="0007657A" w:rsidRDefault="00A27A3C">
      <w:pPr>
        <w:pStyle w:val="TOC2"/>
        <w:rPr>
          <w:del w:id="122" w:author="ZHTY" w:date="2026-03-21T14:57:00Z" w16du:dateUtc="2026-03-21T06:57:00Z"/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del w:id="123" w:author="ZHTY" w:date="2026-03-21T14:57:00Z" w16du:dateUtc="2026-03-21T06:57:00Z">
        <w:r w:rsidRPr="0007657A" w:rsidDel="0007657A">
          <w:rPr>
            <w:rFonts w:hint="eastAsia"/>
            <w:rPrChange w:id="124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3.1 DelaySRIO</w:delText>
        </w:r>
        <w:r w:rsidDel="0007657A">
          <w:rPr>
            <w:rFonts w:hint="eastAsia"/>
            <w:noProof/>
            <w:webHidden/>
          </w:rPr>
          <w:tab/>
        </w:r>
        <w:r w:rsidDel="0007657A">
          <w:rPr>
            <w:noProof/>
            <w:webHidden/>
          </w:rPr>
          <w:delText>- 2 -</w:delText>
        </w:r>
      </w:del>
    </w:p>
    <w:p w14:paraId="6C6C6C87" w14:textId="4EE7F85B" w:rsidR="00A27A3C" w:rsidDel="0007657A" w:rsidRDefault="00A27A3C">
      <w:pPr>
        <w:pStyle w:val="TOC2"/>
        <w:rPr>
          <w:del w:id="125" w:author="ZHTY" w:date="2026-03-21T14:57:00Z" w16du:dateUtc="2026-03-21T06:57:00Z"/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del w:id="126" w:author="ZHTY" w:date="2026-03-21T14:57:00Z" w16du:dateUtc="2026-03-21T06:57:00Z">
        <w:r w:rsidRPr="0007657A" w:rsidDel="0007657A">
          <w:rPr>
            <w:rFonts w:hint="eastAsia"/>
            <w:rPrChange w:id="127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3.2 SrioChangeEnding</w:delText>
        </w:r>
        <w:r w:rsidDel="0007657A">
          <w:rPr>
            <w:rFonts w:hint="eastAsia"/>
            <w:noProof/>
            <w:webHidden/>
          </w:rPr>
          <w:tab/>
        </w:r>
        <w:r w:rsidDel="0007657A">
          <w:rPr>
            <w:noProof/>
            <w:webHidden/>
          </w:rPr>
          <w:delText>- 3 -</w:delText>
        </w:r>
      </w:del>
    </w:p>
    <w:p w14:paraId="168C6231" w14:textId="2E7443FD" w:rsidR="00A27A3C" w:rsidDel="0007657A" w:rsidRDefault="00A27A3C">
      <w:pPr>
        <w:pStyle w:val="TOC2"/>
        <w:rPr>
          <w:del w:id="128" w:author="ZHTY" w:date="2026-03-21T14:57:00Z" w16du:dateUtc="2026-03-21T06:57:00Z"/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del w:id="129" w:author="ZHTY" w:date="2026-03-21T14:57:00Z" w16du:dateUtc="2026-03-21T06:57:00Z">
        <w:r w:rsidRPr="0007657A" w:rsidDel="0007657A">
          <w:rPr>
            <w:rFonts w:hint="eastAsia"/>
            <w:rPrChange w:id="130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3.3 SrioCreatAPIOWindow</w:delText>
        </w:r>
        <w:r w:rsidDel="0007657A">
          <w:rPr>
            <w:rFonts w:hint="eastAsia"/>
            <w:noProof/>
            <w:webHidden/>
          </w:rPr>
          <w:tab/>
        </w:r>
        <w:r w:rsidDel="0007657A">
          <w:rPr>
            <w:noProof/>
            <w:webHidden/>
          </w:rPr>
          <w:delText>- 3 -</w:delText>
        </w:r>
      </w:del>
    </w:p>
    <w:p w14:paraId="229FC20D" w14:textId="4EBFBAE9" w:rsidR="00A27A3C" w:rsidDel="0007657A" w:rsidRDefault="00A27A3C">
      <w:pPr>
        <w:pStyle w:val="TOC2"/>
        <w:rPr>
          <w:del w:id="131" w:author="ZHTY" w:date="2026-03-21T14:57:00Z" w16du:dateUtc="2026-03-21T06:57:00Z"/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del w:id="132" w:author="ZHTY" w:date="2026-03-21T14:57:00Z" w16du:dateUtc="2026-03-21T06:57:00Z">
        <w:r w:rsidRPr="0007657A" w:rsidDel="0007657A">
          <w:rPr>
            <w:rFonts w:hint="eastAsia"/>
            <w:rPrChange w:id="133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3.4 SrioRPIOMap</w:delText>
        </w:r>
        <w:r w:rsidRPr="0007657A" w:rsidDel="0007657A">
          <w:rPr>
            <w:rFonts w:hint="eastAsia"/>
            <w:rPrChange w:id="134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（核心入站映射函数）</w:delText>
        </w:r>
        <w:r w:rsidDel="0007657A">
          <w:rPr>
            <w:rFonts w:hint="eastAsia"/>
            <w:noProof/>
            <w:webHidden/>
          </w:rPr>
          <w:tab/>
        </w:r>
        <w:r w:rsidDel="0007657A">
          <w:rPr>
            <w:noProof/>
            <w:webHidden/>
          </w:rPr>
          <w:delText>- 3 -</w:delText>
        </w:r>
      </w:del>
    </w:p>
    <w:p w14:paraId="65E434CD" w14:textId="3DD848F1" w:rsidR="00A27A3C" w:rsidDel="0007657A" w:rsidRDefault="00A27A3C">
      <w:pPr>
        <w:pStyle w:val="TOC2"/>
        <w:rPr>
          <w:del w:id="135" w:author="ZHTY" w:date="2026-03-21T14:57:00Z" w16du:dateUtc="2026-03-21T06:57:00Z"/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del w:id="136" w:author="ZHTY" w:date="2026-03-21T14:57:00Z" w16du:dateUtc="2026-03-21T06:57:00Z">
        <w:r w:rsidRPr="0007657A" w:rsidDel="0007657A">
          <w:rPr>
            <w:rFonts w:hint="eastAsia"/>
            <w:rPrChange w:id="137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3.5 SrioClkOpen / SrioClkClose</w:delText>
        </w:r>
        <w:r w:rsidDel="0007657A">
          <w:rPr>
            <w:rFonts w:hint="eastAsia"/>
            <w:noProof/>
            <w:webHidden/>
          </w:rPr>
          <w:tab/>
        </w:r>
        <w:r w:rsidDel="0007657A">
          <w:rPr>
            <w:noProof/>
            <w:webHidden/>
          </w:rPr>
          <w:delText>- 4 -</w:delText>
        </w:r>
      </w:del>
    </w:p>
    <w:p w14:paraId="7ECA92A2" w14:textId="0D0AB10A" w:rsidR="00A27A3C" w:rsidDel="0007657A" w:rsidRDefault="00A27A3C">
      <w:pPr>
        <w:pStyle w:val="TOC2"/>
        <w:rPr>
          <w:del w:id="138" w:author="ZHTY" w:date="2026-03-21T14:57:00Z" w16du:dateUtc="2026-03-21T06:57:00Z"/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del w:id="139" w:author="ZHTY" w:date="2026-03-21T14:57:00Z" w16du:dateUtc="2026-03-21T06:57:00Z">
        <w:r w:rsidRPr="0007657A" w:rsidDel="0007657A">
          <w:rPr>
            <w:rFonts w:hint="eastAsia"/>
            <w:rPrChange w:id="140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3.6 SrioPhyInit</w:delText>
        </w:r>
        <w:r w:rsidDel="0007657A">
          <w:rPr>
            <w:rFonts w:hint="eastAsia"/>
            <w:noProof/>
            <w:webHidden/>
          </w:rPr>
          <w:tab/>
        </w:r>
        <w:r w:rsidDel="0007657A">
          <w:rPr>
            <w:noProof/>
            <w:webHidden/>
          </w:rPr>
          <w:delText>- 4 -</w:delText>
        </w:r>
      </w:del>
    </w:p>
    <w:p w14:paraId="3C683BDA" w14:textId="73E42B6D" w:rsidR="00A27A3C" w:rsidDel="0007657A" w:rsidRDefault="00A27A3C">
      <w:pPr>
        <w:pStyle w:val="TOC2"/>
        <w:rPr>
          <w:del w:id="141" w:author="ZHTY" w:date="2026-03-21T14:57:00Z" w16du:dateUtc="2026-03-21T06:57:00Z"/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del w:id="142" w:author="ZHTY" w:date="2026-03-21T14:57:00Z" w16du:dateUtc="2026-03-21T06:57:00Z">
        <w:r w:rsidRPr="0007657A" w:rsidDel="0007657A">
          <w:rPr>
            <w:rFonts w:hint="eastAsia"/>
            <w:rPrChange w:id="143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3.7 SrioManulConfig</w:delText>
        </w:r>
        <w:r w:rsidRPr="0007657A" w:rsidDel="0007657A">
          <w:rPr>
            <w:rFonts w:hint="eastAsia"/>
            <w:rPrChange w:id="144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（核心建链函数）</w:delText>
        </w:r>
        <w:r w:rsidDel="0007657A">
          <w:rPr>
            <w:rFonts w:hint="eastAsia"/>
            <w:noProof/>
            <w:webHidden/>
          </w:rPr>
          <w:tab/>
        </w:r>
        <w:r w:rsidDel="0007657A">
          <w:rPr>
            <w:noProof/>
            <w:webHidden/>
          </w:rPr>
          <w:delText>- 5 -</w:delText>
        </w:r>
      </w:del>
    </w:p>
    <w:p w14:paraId="05CCDC5C" w14:textId="6A63F923" w:rsidR="00A27A3C" w:rsidDel="0007657A" w:rsidRDefault="00A27A3C">
      <w:pPr>
        <w:pStyle w:val="TOC2"/>
        <w:rPr>
          <w:del w:id="145" w:author="ZHTY" w:date="2026-03-21T14:57:00Z" w16du:dateUtc="2026-03-21T06:57:00Z"/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del w:id="146" w:author="ZHTY" w:date="2026-03-21T14:57:00Z" w16du:dateUtc="2026-03-21T06:57:00Z">
        <w:r w:rsidRPr="0007657A" w:rsidDel="0007657A">
          <w:rPr>
            <w:rFonts w:hint="eastAsia"/>
            <w:rPrChange w:id="147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3.8 SrioCtl</w:delText>
        </w:r>
        <w:r w:rsidRPr="0007657A" w:rsidDel="0007657A">
          <w:rPr>
            <w:rFonts w:hint="eastAsia"/>
            <w:rPrChange w:id="148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（设备</w:delText>
        </w:r>
        <w:r w:rsidRPr="0007657A" w:rsidDel="0007657A">
          <w:rPr>
            <w:rFonts w:hint="eastAsia"/>
            <w:rPrChange w:id="149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ID</w:delText>
        </w:r>
        <w:r w:rsidRPr="0007657A" w:rsidDel="0007657A">
          <w:rPr>
            <w:rFonts w:hint="eastAsia"/>
            <w:rPrChange w:id="150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配置函数）</w:delText>
        </w:r>
        <w:r w:rsidDel="0007657A">
          <w:rPr>
            <w:rFonts w:hint="eastAsia"/>
            <w:noProof/>
            <w:webHidden/>
          </w:rPr>
          <w:tab/>
        </w:r>
        <w:r w:rsidDel="0007657A">
          <w:rPr>
            <w:noProof/>
            <w:webHidden/>
          </w:rPr>
          <w:delText>- 5 -</w:delText>
        </w:r>
      </w:del>
    </w:p>
    <w:p w14:paraId="1F2E77D0" w14:textId="6600B344" w:rsidR="00A27A3C" w:rsidDel="0007657A" w:rsidRDefault="00A27A3C">
      <w:pPr>
        <w:pStyle w:val="TOC2"/>
        <w:rPr>
          <w:del w:id="151" w:author="ZHTY" w:date="2026-03-21T14:57:00Z" w16du:dateUtc="2026-03-21T06:57:00Z"/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del w:id="152" w:author="ZHTY" w:date="2026-03-21T14:57:00Z" w16du:dateUtc="2026-03-21T06:57:00Z">
        <w:r w:rsidRPr="0007657A" w:rsidDel="0007657A">
          <w:rPr>
            <w:rFonts w:hint="eastAsia"/>
            <w:rPrChange w:id="153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3.9 SrioMatchACKID</w:delText>
        </w:r>
        <w:r w:rsidRPr="0007657A" w:rsidDel="0007657A">
          <w:rPr>
            <w:rFonts w:hint="eastAsia"/>
            <w:rPrChange w:id="154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（流控匹配函数）</w:delText>
        </w:r>
        <w:r w:rsidDel="0007657A">
          <w:rPr>
            <w:rFonts w:hint="eastAsia"/>
            <w:noProof/>
            <w:webHidden/>
          </w:rPr>
          <w:tab/>
        </w:r>
        <w:r w:rsidDel="0007657A">
          <w:rPr>
            <w:noProof/>
            <w:webHidden/>
          </w:rPr>
          <w:delText>- 6 -</w:delText>
        </w:r>
      </w:del>
    </w:p>
    <w:p w14:paraId="54B7177D" w14:textId="52D44A6D" w:rsidR="00A27A3C" w:rsidDel="0007657A" w:rsidRDefault="00A27A3C">
      <w:pPr>
        <w:pStyle w:val="TOC2"/>
        <w:rPr>
          <w:del w:id="155" w:author="ZHTY" w:date="2026-03-21T14:57:00Z" w16du:dateUtc="2026-03-21T06:57:00Z"/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del w:id="156" w:author="ZHTY" w:date="2026-03-21T14:57:00Z" w16du:dateUtc="2026-03-21T06:57:00Z">
        <w:r w:rsidRPr="0007657A" w:rsidDel="0007657A">
          <w:rPr>
            <w:rFonts w:hint="eastAsia"/>
            <w:rPrChange w:id="157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3.10 SrioWDMA</w:delText>
        </w:r>
        <w:r w:rsidRPr="0007657A" w:rsidDel="0007657A">
          <w:rPr>
            <w:rFonts w:hint="eastAsia"/>
            <w:rPrChange w:id="158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（</w:delText>
        </w:r>
        <w:r w:rsidRPr="0007657A" w:rsidDel="0007657A">
          <w:rPr>
            <w:rFonts w:hint="eastAsia"/>
            <w:rPrChange w:id="159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DMA</w:delText>
        </w:r>
        <w:r w:rsidRPr="0007657A" w:rsidDel="0007657A">
          <w:rPr>
            <w:rFonts w:hint="eastAsia"/>
            <w:rPrChange w:id="160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写</w:delText>
        </w:r>
        <w:r w:rsidRPr="0007657A" w:rsidDel="0007657A">
          <w:rPr>
            <w:rFonts w:hint="eastAsia"/>
            <w:rPrChange w:id="161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/</w:delText>
        </w:r>
        <w:r w:rsidRPr="0007657A" w:rsidDel="0007657A">
          <w:rPr>
            <w:rFonts w:hint="eastAsia"/>
            <w:rPrChange w:id="162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发送函数）</w:delText>
        </w:r>
        <w:r w:rsidDel="0007657A">
          <w:rPr>
            <w:rFonts w:hint="eastAsia"/>
            <w:noProof/>
            <w:webHidden/>
          </w:rPr>
          <w:tab/>
        </w:r>
        <w:r w:rsidDel="0007657A">
          <w:rPr>
            <w:noProof/>
            <w:webHidden/>
          </w:rPr>
          <w:delText>- 6 -</w:delText>
        </w:r>
      </w:del>
    </w:p>
    <w:p w14:paraId="0F0D07B4" w14:textId="06D1CADE" w:rsidR="00A27A3C" w:rsidDel="0007657A" w:rsidRDefault="00A27A3C">
      <w:pPr>
        <w:pStyle w:val="TOC2"/>
        <w:rPr>
          <w:del w:id="163" w:author="ZHTY" w:date="2026-03-21T14:57:00Z" w16du:dateUtc="2026-03-21T06:57:00Z"/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del w:id="164" w:author="ZHTY" w:date="2026-03-21T14:57:00Z" w16du:dateUtc="2026-03-21T06:57:00Z">
        <w:r w:rsidRPr="0007657A" w:rsidDel="0007657A">
          <w:rPr>
            <w:rFonts w:hint="eastAsia"/>
            <w:rPrChange w:id="165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3.11 SrioRDMA</w:delText>
        </w:r>
        <w:r w:rsidRPr="0007657A" w:rsidDel="0007657A">
          <w:rPr>
            <w:rFonts w:hint="eastAsia"/>
            <w:rPrChange w:id="166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（</w:delText>
        </w:r>
        <w:r w:rsidRPr="0007657A" w:rsidDel="0007657A">
          <w:rPr>
            <w:rFonts w:hint="eastAsia"/>
            <w:rPrChange w:id="167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DMA</w:delText>
        </w:r>
        <w:r w:rsidRPr="0007657A" w:rsidDel="0007657A">
          <w:rPr>
            <w:rFonts w:hint="eastAsia"/>
            <w:rPrChange w:id="168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读</w:delText>
        </w:r>
        <w:r w:rsidRPr="0007657A" w:rsidDel="0007657A">
          <w:rPr>
            <w:rFonts w:hint="eastAsia"/>
            <w:rPrChange w:id="169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/</w:delText>
        </w:r>
        <w:r w:rsidRPr="0007657A" w:rsidDel="0007657A">
          <w:rPr>
            <w:rFonts w:hint="eastAsia"/>
            <w:rPrChange w:id="170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接收函数）</w:delText>
        </w:r>
        <w:r w:rsidDel="0007657A">
          <w:rPr>
            <w:rFonts w:hint="eastAsia"/>
            <w:noProof/>
            <w:webHidden/>
          </w:rPr>
          <w:tab/>
        </w:r>
        <w:r w:rsidDel="0007657A">
          <w:rPr>
            <w:noProof/>
            <w:webHidden/>
          </w:rPr>
          <w:delText>- 7 -</w:delText>
        </w:r>
      </w:del>
    </w:p>
    <w:p w14:paraId="01ED5072" w14:textId="7F79AD38" w:rsidR="00A27A3C" w:rsidDel="0007657A" w:rsidRDefault="00A27A3C">
      <w:pPr>
        <w:pStyle w:val="TOC2"/>
        <w:rPr>
          <w:del w:id="171" w:author="ZHTY" w:date="2026-03-21T14:57:00Z" w16du:dateUtc="2026-03-21T06:57:00Z"/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del w:id="172" w:author="ZHTY" w:date="2026-03-21T14:57:00Z" w16du:dateUtc="2026-03-21T06:57:00Z">
        <w:r w:rsidRPr="0007657A" w:rsidDel="0007657A">
          <w:rPr>
            <w:rFonts w:hint="eastAsia"/>
            <w:rPrChange w:id="173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3.12 SrioConfigSendDB</w:delText>
        </w:r>
        <w:r w:rsidRPr="0007657A" w:rsidDel="0007657A">
          <w:rPr>
            <w:rFonts w:hint="eastAsia"/>
            <w:rPrChange w:id="174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（</w:delText>
        </w:r>
        <w:r w:rsidRPr="0007657A" w:rsidDel="0007657A">
          <w:rPr>
            <w:rFonts w:hint="eastAsia"/>
            <w:rPrChange w:id="175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Doorbell</w:delText>
        </w:r>
        <w:r w:rsidRPr="0007657A" w:rsidDel="0007657A">
          <w:rPr>
            <w:rFonts w:hint="eastAsia"/>
            <w:rPrChange w:id="176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发送配置函数）</w:delText>
        </w:r>
        <w:r w:rsidDel="0007657A">
          <w:rPr>
            <w:rFonts w:hint="eastAsia"/>
            <w:noProof/>
            <w:webHidden/>
          </w:rPr>
          <w:tab/>
        </w:r>
        <w:r w:rsidDel="0007657A">
          <w:rPr>
            <w:noProof/>
            <w:webHidden/>
          </w:rPr>
          <w:delText>- 7 -</w:delText>
        </w:r>
      </w:del>
    </w:p>
    <w:p w14:paraId="0833E6E8" w14:textId="3637374F" w:rsidR="00A27A3C" w:rsidDel="0007657A" w:rsidRDefault="00A27A3C">
      <w:pPr>
        <w:pStyle w:val="TOC2"/>
        <w:rPr>
          <w:del w:id="177" w:author="ZHTY" w:date="2026-03-21T14:57:00Z" w16du:dateUtc="2026-03-21T06:57:00Z"/>
          <w:rFonts w:asciiTheme="minorHAnsi" w:eastAsiaTheme="minorEastAsia" w:hAnsiTheme="minorHAnsi" w:cstheme="minorBidi"/>
          <w:smallCaps w:val="0"/>
          <w:noProof/>
          <w:sz w:val="22"/>
          <w14:ligatures w14:val="standardContextual"/>
        </w:rPr>
      </w:pPr>
      <w:del w:id="178" w:author="ZHTY" w:date="2026-03-21T14:57:00Z" w16du:dateUtc="2026-03-21T06:57:00Z">
        <w:r w:rsidRPr="0007657A" w:rsidDel="0007657A">
          <w:rPr>
            <w:rFonts w:hint="eastAsia"/>
            <w:rPrChange w:id="179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3.13 SrioEnRecvDB</w:delText>
        </w:r>
        <w:r w:rsidRPr="0007657A" w:rsidDel="0007657A">
          <w:rPr>
            <w:rFonts w:hint="eastAsia"/>
            <w:rPrChange w:id="180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（</w:delText>
        </w:r>
        <w:r w:rsidRPr="0007657A" w:rsidDel="0007657A">
          <w:rPr>
            <w:rFonts w:hint="eastAsia"/>
            <w:rPrChange w:id="181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Doorbell</w:delText>
        </w:r>
        <w:r w:rsidRPr="0007657A" w:rsidDel="0007657A">
          <w:rPr>
            <w:rFonts w:hint="eastAsia"/>
            <w:rPrChange w:id="182" w:author="ZHTY" w:date="2026-03-21T14:57:00Z" w16du:dateUtc="2026-03-21T06:57:00Z">
              <w:rPr>
                <w:rStyle w:val="affa"/>
                <w:rFonts w:asciiTheme="majorEastAsia" w:eastAsiaTheme="majorEastAsia" w:hAnsiTheme="majorEastAsia" w:hint="eastAsia"/>
                <w:smallCaps w:val="0"/>
                <w:noProof/>
              </w:rPr>
            </w:rPrChange>
          </w:rPr>
          <w:delText>接收使能函数）</w:delText>
        </w:r>
        <w:r w:rsidDel="0007657A">
          <w:rPr>
            <w:rFonts w:hint="eastAsia"/>
            <w:noProof/>
            <w:webHidden/>
          </w:rPr>
          <w:tab/>
        </w:r>
        <w:r w:rsidDel="0007657A">
          <w:rPr>
            <w:noProof/>
            <w:webHidden/>
          </w:rPr>
          <w:delText>- 7 -</w:delText>
        </w:r>
      </w:del>
    </w:p>
    <w:p w14:paraId="1CE41939" w14:textId="77777777" w:rsidR="00152F34" w:rsidRPr="00A27A3C" w:rsidRDefault="00000000">
      <w:pPr>
        <w:pStyle w:val="affe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fldChar w:fldCharType="end"/>
      </w:r>
      <w:bookmarkEnd w:id="0"/>
      <w:r w:rsidRPr="00A27A3C">
        <w:rPr>
          <w:rFonts w:asciiTheme="majorEastAsia" w:eastAsiaTheme="majorEastAsia" w:hAnsiTheme="majorEastAsia"/>
        </w:rPr>
        <w:t xml:space="preserve">  </w:t>
      </w:r>
    </w:p>
    <w:p w14:paraId="75A872CD" w14:textId="77777777" w:rsidR="00152F34" w:rsidRPr="00A27A3C" w:rsidRDefault="00000000">
      <w:pPr>
        <w:widowControl/>
        <w:spacing w:line="240" w:lineRule="auto"/>
        <w:jc w:val="left"/>
        <w:rPr>
          <w:rFonts w:asciiTheme="majorEastAsia" w:eastAsiaTheme="majorEastAsia" w:hAnsiTheme="majorEastAsia" w:hint="eastAsia"/>
          <w:sz w:val="32"/>
          <w:szCs w:val="32"/>
        </w:rPr>
      </w:pPr>
      <w:r w:rsidRPr="00A27A3C">
        <w:rPr>
          <w:rFonts w:asciiTheme="majorEastAsia" w:eastAsiaTheme="majorEastAsia" w:hAnsiTheme="majorEastAsia"/>
        </w:rPr>
        <w:br w:type="page"/>
      </w:r>
    </w:p>
    <w:p w14:paraId="5A490D2B" w14:textId="77777777" w:rsidR="00152F34" w:rsidRPr="00A27A3C" w:rsidRDefault="00000000">
      <w:pPr>
        <w:pStyle w:val="affe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lastRenderedPageBreak/>
        <w:t xml:space="preserve"> </w:t>
      </w:r>
      <w:r w:rsidRPr="00A27A3C">
        <w:rPr>
          <w:rFonts w:asciiTheme="majorEastAsia" w:eastAsiaTheme="majorEastAsia" w:hAnsiTheme="majorEastAsia" w:hint="eastAsia"/>
        </w:rPr>
        <w:t>更改历史</w:t>
      </w:r>
    </w:p>
    <w:tbl>
      <w:tblPr>
        <w:tblW w:w="8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1"/>
        <w:gridCol w:w="1080"/>
        <w:gridCol w:w="4040"/>
        <w:gridCol w:w="1236"/>
        <w:gridCol w:w="1693"/>
      </w:tblGrid>
      <w:tr w:rsidR="0075038A" w:rsidRPr="00706813" w14:paraId="4CC18ECF" w14:textId="77777777">
        <w:trPr>
          <w:cantSplit/>
          <w:trHeight w:val="288"/>
          <w:jc w:val="center"/>
        </w:trPr>
        <w:tc>
          <w:tcPr>
            <w:tcW w:w="861" w:type="dxa"/>
            <w:shd w:val="clear" w:color="auto" w:fill="E6E6E6"/>
            <w:vAlign w:val="center"/>
          </w:tcPr>
          <w:p w14:paraId="3F8B1DA3" w14:textId="77777777" w:rsidR="00152F34" w:rsidRPr="00A27A3C" w:rsidRDefault="00000000" w:rsidP="0032614C">
            <w:pPr>
              <w:pStyle w:val="affd"/>
              <w:rPr>
                <w:rFonts w:asciiTheme="majorEastAsia" w:eastAsiaTheme="majorEastAsia" w:hAnsiTheme="majorEastAsia" w:hint="eastAsia"/>
              </w:rPr>
            </w:pPr>
            <w:r w:rsidRPr="00A27A3C">
              <w:rPr>
                <w:rFonts w:asciiTheme="majorEastAsia" w:eastAsiaTheme="majorEastAsia" w:hAnsiTheme="majorEastAsia" w:hint="eastAsia"/>
              </w:rPr>
              <w:t>序号</w:t>
            </w:r>
          </w:p>
        </w:tc>
        <w:tc>
          <w:tcPr>
            <w:tcW w:w="1080" w:type="dxa"/>
            <w:shd w:val="clear" w:color="auto" w:fill="E6E6E6"/>
            <w:vAlign w:val="center"/>
          </w:tcPr>
          <w:p w14:paraId="56FCC916" w14:textId="77777777" w:rsidR="00152F34" w:rsidRPr="00A27A3C" w:rsidRDefault="00000000" w:rsidP="0032614C">
            <w:pPr>
              <w:pStyle w:val="affd"/>
              <w:rPr>
                <w:rFonts w:asciiTheme="majorEastAsia" w:eastAsiaTheme="majorEastAsia" w:hAnsiTheme="majorEastAsia" w:hint="eastAsia"/>
              </w:rPr>
            </w:pPr>
            <w:r w:rsidRPr="00A27A3C">
              <w:rPr>
                <w:rFonts w:asciiTheme="majorEastAsia" w:eastAsiaTheme="majorEastAsia" w:hAnsiTheme="majorEastAsia" w:hint="eastAsia"/>
              </w:rPr>
              <w:t>版本号</w:t>
            </w:r>
          </w:p>
        </w:tc>
        <w:tc>
          <w:tcPr>
            <w:tcW w:w="4040" w:type="dxa"/>
            <w:shd w:val="clear" w:color="auto" w:fill="E6E6E6"/>
            <w:vAlign w:val="center"/>
          </w:tcPr>
          <w:p w14:paraId="3ABB26C9" w14:textId="77777777" w:rsidR="00152F34" w:rsidRPr="00A27A3C" w:rsidRDefault="00000000" w:rsidP="0032614C">
            <w:pPr>
              <w:pStyle w:val="affd"/>
              <w:rPr>
                <w:rFonts w:asciiTheme="majorEastAsia" w:eastAsiaTheme="majorEastAsia" w:hAnsiTheme="majorEastAsia" w:hint="eastAsia"/>
              </w:rPr>
            </w:pPr>
            <w:r w:rsidRPr="00A27A3C">
              <w:rPr>
                <w:rFonts w:asciiTheme="majorEastAsia" w:eastAsiaTheme="majorEastAsia" w:hAnsiTheme="majorEastAsia" w:hint="eastAsia"/>
              </w:rPr>
              <w:t>更改方法</w:t>
            </w:r>
            <w:r w:rsidRPr="00A27A3C">
              <w:rPr>
                <w:rFonts w:asciiTheme="majorEastAsia" w:eastAsiaTheme="majorEastAsia" w:hAnsiTheme="majorEastAsia"/>
              </w:rPr>
              <w:t>/</w:t>
            </w:r>
            <w:r w:rsidRPr="00A27A3C">
              <w:rPr>
                <w:rFonts w:asciiTheme="majorEastAsia" w:eastAsiaTheme="majorEastAsia" w:hAnsiTheme="majorEastAsia" w:hint="eastAsia"/>
              </w:rPr>
              <w:t>内容</w:t>
            </w:r>
            <w:r w:rsidRPr="00A27A3C">
              <w:rPr>
                <w:rFonts w:asciiTheme="majorEastAsia" w:eastAsiaTheme="majorEastAsia" w:hAnsiTheme="majorEastAsia"/>
              </w:rPr>
              <w:t>/</w:t>
            </w:r>
            <w:r w:rsidRPr="00A27A3C">
              <w:rPr>
                <w:rFonts w:asciiTheme="majorEastAsia" w:eastAsiaTheme="majorEastAsia" w:hAnsiTheme="majorEastAsia" w:hint="eastAsia"/>
              </w:rPr>
              <w:t>原因</w:t>
            </w:r>
          </w:p>
        </w:tc>
        <w:tc>
          <w:tcPr>
            <w:tcW w:w="1236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8CBC609" w14:textId="77777777" w:rsidR="00152F34" w:rsidRPr="00A27A3C" w:rsidRDefault="00000000" w:rsidP="0032614C">
            <w:pPr>
              <w:pStyle w:val="affd"/>
              <w:rPr>
                <w:rFonts w:asciiTheme="majorEastAsia" w:eastAsiaTheme="majorEastAsia" w:hAnsiTheme="majorEastAsia" w:hint="eastAsia"/>
              </w:rPr>
            </w:pPr>
            <w:r w:rsidRPr="00A27A3C">
              <w:rPr>
                <w:rFonts w:asciiTheme="majorEastAsia" w:eastAsiaTheme="majorEastAsia" w:hAnsiTheme="majorEastAsia" w:hint="eastAsia"/>
              </w:rPr>
              <w:t>执行人</w:t>
            </w:r>
          </w:p>
        </w:tc>
        <w:tc>
          <w:tcPr>
            <w:tcW w:w="1693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C791903" w14:textId="77777777" w:rsidR="00152F34" w:rsidRPr="00A27A3C" w:rsidRDefault="00000000" w:rsidP="0032614C">
            <w:pPr>
              <w:pStyle w:val="affd"/>
              <w:rPr>
                <w:rFonts w:asciiTheme="majorEastAsia" w:eastAsiaTheme="majorEastAsia" w:hAnsiTheme="majorEastAsia" w:hint="eastAsia"/>
              </w:rPr>
            </w:pPr>
            <w:r w:rsidRPr="00A27A3C">
              <w:rPr>
                <w:rFonts w:asciiTheme="majorEastAsia" w:eastAsiaTheme="majorEastAsia" w:hAnsiTheme="majorEastAsia" w:hint="eastAsia"/>
              </w:rPr>
              <w:t>日期</w:t>
            </w:r>
          </w:p>
        </w:tc>
      </w:tr>
      <w:tr w:rsidR="0075038A" w:rsidRPr="00706813" w14:paraId="61471AD2" w14:textId="77777777">
        <w:trPr>
          <w:cantSplit/>
          <w:trHeight w:val="180"/>
          <w:jc w:val="center"/>
        </w:trPr>
        <w:tc>
          <w:tcPr>
            <w:tcW w:w="861" w:type="dxa"/>
            <w:vAlign w:val="center"/>
          </w:tcPr>
          <w:p w14:paraId="38908BD1" w14:textId="77777777" w:rsidR="00152F34" w:rsidRPr="00A27A3C" w:rsidRDefault="00000000" w:rsidP="0032614C">
            <w:pPr>
              <w:pStyle w:val="afff0"/>
              <w:rPr>
                <w:rFonts w:asciiTheme="majorEastAsia" w:eastAsiaTheme="majorEastAsia" w:hAnsiTheme="majorEastAsia" w:hint="eastAsia"/>
              </w:rPr>
            </w:pPr>
            <w:r w:rsidRPr="00A27A3C"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1080" w:type="dxa"/>
            <w:vAlign w:val="center"/>
          </w:tcPr>
          <w:p w14:paraId="1C50AAFE" w14:textId="0A054CCA" w:rsidR="00152F34" w:rsidRPr="00A27A3C" w:rsidRDefault="00000000" w:rsidP="0032614C">
            <w:pPr>
              <w:pStyle w:val="afff0"/>
              <w:rPr>
                <w:rFonts w:asciiTheme="majorEastAsia" w:eastAsiaTheme="majorEastAsia" w:hAnsiTheme="majorEastAsia" w:hint="eastAsia"/>
              </w:rPr>
            </w:pPr>
            <w:r w:rsidRPr="00A27A3C">
              <w:rPr>
                <w:rFonts w:asciiTheme="majorEastAsia" w:eastAsiaTheme="majorEastAsia" w:hAnsiTheme="majorEastAsia"/>
              </w:rPr>
              <w:t>V1</w:t>
            </w:r>
          </w:p>
        </w:tc>
        <w:tc>
          <w:tcPr>
            <w:tcW w:w="4040" w:type="dxa"/>
            <w:vAlign w:val="center"/>
          </w:tcPr>
          <w:p w14:paraId="5DBC927C" w14:textId="77777777" w:rsidR="00152F34" w:rsidRPr="00A27A3C" w:rsidRDefault="00000000" w:rsidP="0032614C">
            <w:pPr>
              <w:pStyle w:val="afff0"/>
              <w:rPr>
                <w:rFonts w:asciiTheme="majorEastAsia" w:eastAsiaTheme="majorEastAsia" w:hAnsiTheme="majorEastAsia" w:hint="eastAsia"/>
              </w:rPr>
            </w:pPr>
            <w:r w:rsidRPr="00A27A3C">
              <w:rPr>
                <w:rFonts w:asciiTheme="majorEastAsia" w:eastAsiaTheme="majorEastAsia" w:hAnsiTheme="majorEastAsia" w:hint="eastAsia"/>
              </w:rPr>
              <w:t>创建</w:t>
            </w:r>
          </w:p>
        </w:tc>
        <w:tc>
          <w:tcPr>
            <w:tcW w:w="1236" w:type="dxa"/>
            <w:vAlign w:val="center"/>
          </w:tcPr>
          <w:p w14:paraId="264C9270" w14:textId="085FA7AB" w:rsidR="00152F34" w:rsidRPr="00A27A3C" w:rsidRDefault="00152F34" w:rsidP="0032614C">
            <w:pPr>
              <w:pStyle w:val="afff0"/>
              <w:rPr>
                <w:rFonts w:asciiTheme="majorEastAsia" w:eastAsiaTheme="majorEastAsia" w:hAnsiTheme="majorEastAsia" w:hint="eastAsia"/>
              </w:rPr>
            </w:pPr>
          </w:p>
        </w:tc>
        <w:tc>
          <w:tcPr>
            <w:tcW w:w="1693" w:type="dxa"/>
            <w:vAlign w:val="center"/>
          </w:tcPr>
          <w:p w14:paraId="629AA209" w14:textId="14748401" w:rsidR="00152F34" w:rsidRPr="00A27A3C" w:rsidRDefault="00152F34" w:rsidP="0032614C">
            <w:pPr>
              <w:pStyle w:val="afff0"/>
              <w:rPr>
                <w:rFonts w:asciiTheme="majorEastAsia" w:eastAsiaTheme="majorEastAsia" w:hAnsiTheme="majorEastAsia" w:hint="eastAsia"/>
              </w:rPr>
            </w:pPr>
          </w:p>
        </w:tc>
      </w:tr>
      <w:tr w:rsidR="0075038A" w:rsidRPr="00706813" w14:paraId="6BEDE809" w14:textId="77777777">
        <w:trPr>
          <w:cantSplit/>
          <w:trHeight w:val="72"/>
          <w:jc w:val="center"/>
        </w:trPr>
        <w:tc>
          <w:tcPr>
            <w:tcW w:w="861" w:type="dxa"/>
            <w:vAlign w:val="center"/>
          </w:tcPr>
          <w:p w14:paraId="7FDCC52C" w14:textId="54F8CE10" w:rsidR="00E5243E" w:rsidRPr="00A27A3C" w:rsidRDefault="00E5243E" w:rsidP="0032614C">
            <w:pPr>
              <w:pStyle w:val="afff0"/>
              <w:rPr>
                <w:rFonts w:asciiTheme="majorEastAsia" w:eastAsiaTheme="majorEastAsia" w:hAnsiTheme="majorEastAsia" w:hint="eastAsia"/>
              </w:rPr>
            </w:pPr>
          </w:p>
        </w:tc>
        <w:tc>
          <w:tcPr>
            <w:tcW w:w="1080" w:type="dxa"/>
            <w:vAlign w:val="center"/>
          </w:tcPr>
          <w:p w14:paraId="538535D9" w14:textId="68062263" w:rsidR="00E5243E" w:rsidRPr="00A27A3C" w:rsidRDefault="00E5243E" w:rsidP="0032614C">
            <w:pPr>
              <w:pStyle w:val="afff0"/>
              <w:rPr>
                <w:rFonts w:asciiTheme="majorEastAsia" w:eastAsiaTheme="majorEastAsia" w:hAnsiTheme="majorEastAsia" w:hint="eastAsia"/>
              </w:rPr>
            </w:pPr>
          </w:p>
        </w:tc>
        <w:tc>
          <w:tcPr>
            <w:tcW w:w="4040" w:type="dxa"/>
            <w:vAlign w:val="center"/>
          </w:tcPr>
          <w:p w14:paraId="5FE57BCE" w14:textId="6D2F3448" w:rsidR="00F75A19" w:rsidRPr="00A27A3C" w:rsidRDefault="00F75A19" w:rsidP="0032614C">
            <w:pPr>
              <w:pStyle w:val="afff1"/>
              <w:rPr>
                <w:rFonts w:asciiTheme="majorEastAsia" w:eastAsiaTheme="majorEastAsia" w:hAnsiTheme="majorEastAsia" w:hint="eastAsia"/>
              </w:rPr>
            </w:pPr>
          </w:p>
        </w:tc>
        <w:tc>
          <w:tcPr>
            <w:tcW w:w="1236" w:type="dxa"/>
            <w:vAlign w:val="center"/>
          </w:tcPr>
          <w:p w14:paraId="01CB6C40" w14:textId="46F5AF68" w:rsidR="00E5243E" w:rsidRPr="00A27A3C" w:rsidRDefault="00E5243E" w:rsidP="0032614C">
            <w:pPr>
              <w:pStyle w:val="afff0"/>
              <w:rPr>
                <w:rFonts w:asciiTheme="majorEastAsia" w:eastAsiaTheme="majorEastAsia" w:hAnsiTheme="majorEastAsia" w:hint="eastAsia"/>
              </w:rPr>
            </w:pPr>
          </w:p>
        </w:tc>
        <w:tc>
          <w:tcPr>
            <w:tcW w:w="1693" w:type="dxa"/>
            <w:vAlign w:val="center"/>
          </w:tcPr>
          <w:p w14:paraId="740481A1" w14:textId="58F50972" w:rsidR="00E5243E" w:rsidRPr="00A27A3C" w:rsidRDefault="00E5243E" w:rsidP="0032614C">
            <w:pPr>
              <w:pStyle w:val="afff0"/>
              <w:rPr>
                <w:rFonts w:asciiTheme="majorEastAsia" w:eastAsiaTheme="majorEastAsia" w:hAnsiTheme="majorEastAsia" w:hint="eastAsia"/>
              </w:rPr>
            </w:pPr>
          </w:p>
        </w:tc>
      </w:tr>
      <w:tr w:rsidR="0075038A" w:rsidRPr="00706813" w14:paraId="64019D6F" w14:textId="77777777">
        <w:trPr>
          <w:cantSplit/>
          <w:trHeight w:val="70"/>
          <w:jc w:val="center"/>
        </w:trPr>
        <w:tc>
          <w:tcPr>
            <w:tcW w:w="861" w:type="dxa"/>
            <w:vAlign w:val="center"/>
          </w:tcPr>
          <w:p w14:paraId="20EB9D6E" w14:textId="4B785020" w:rsidR="00E5243E" w:rsidRPr="00A27A3C" w:rsidRDefault="00E5243E" w:rsidP="0032614C">
            <w:pPr>
              <w:pStyle w:val="afff0"/>
              <w:rPr>
                <w:rFonts w:asciiTheme="majorEastAsia" w:eastAsiaTheme="majorEastAsia" w:hAnsiTheme="majorEastAsia" w:hint="eastAsia"/>
              </w:rPr>
            </w:pPr>
          </w:p>
        </w:tc>
        <w:tc>
          <w:tcPr>
            <w:tcW w:w="1080" w:type="dxa"/>
            <w:vAlign w:val="center"/>
          </w:tcPr>
          <w:p w14:paraId="0A0337B1" w14:textId="61A6C32D" w:rsidR="00E5243E" w:rsidRPr="00A27A3C" w:rsidRDefault="00E5243E" w:rsidP="0032614C">
            <w:pPr>
              <w:pStyle w:val="afff0"/>
              <w:rPr>
                <w:rFonts w:asciiTheme="majorEastAsia" w:eastAsiaTheme="majorEastAsia" w:hAnsiTheme="majorEastAsia" w:hint="eastAsia"/>
              </w:rPr>
            </w:pPr>
          </w:p>
        </w:tc>
        <w:tc>
          <w:tcPr>
            <w:tcW w:w="4040" w:type="dxa"/>
            <w:vAlign w:val="center"/>
          </w:tcPr>
          <w:p w14:paraId="1C620873" w14:textId="7899C304" w:rsidR="00C157C9" w:rsidRPr="00A27A3C" w:rsidRDefault="00C157C9" w:rsidP="0032614C">
            <w:pPr>
              <w:pStyle w:val="afff1"/>
              <w:rPr>
                <w:rFonts w:asciiTheme="majorEastAsia" w:eastAsiaTheme="majorEastAsia" w:hAnsiTheme="majorEastAsia" w:hint="eastAsia"/>
              </w:rPr>
            </w:pPr>
          </w:p>
        </w:tc>
        <w:tc>
          <w:tcPr>
            <w:tcW w:w="1236" w:type="dxa"/>
            <w:vAlign w:val="center"/>
          </w:tcPr>
          <w:p w14:paraId="77EAD7A0" w14:textId="3DDB58FB" w:rsidR="00E5243E" w:rsidRPr="00A27A3C" w:rsidRDefault="00E5243E" w:rsidP="0032614C">
            <w:pPr>
              <w:pStyle w:val="afff0"/>
              <w:rPr>
                <w:rFonts w:asciiTheme="majorEastAsia" w:eastAsiaTheme="majorEastAsia" w:hAnsiTheme="majorEastAsia" w:hint="eastAsia"/>
              </w:rPr>
            </w:pPr>
          </w:p>
        </w:tc>
        <w:tc>
          <w:tcPr>
            <w:tcW w:w="1693" w:type="dxa"/>
            <w:vAlign w:val="center"/>
          </w:tcPr>
          <w:p w14:paraId="075F09A4" w14:textId="120518B3" w:rsidR="00E5243E" w:rsidRPr="00A27A3C" w:rsidRDefault="00E5243E" w:rsidP="0032614C">
            <w:pPr>
              <w:pStyle w:val="afff0"/>
              <w:rPr>
                <w:rFonts w:asciiTheme="majorEastAsia" w:eastAsiaTheme="majorEastAsia" w:hAnsiTheme="majorEastAsia" w:hint="eastAsia"/>
              </w:rPr>
            </w:pPr>
          </w:p>
        </w:tc>
      </w:tr>
    </w:tbl>
    <w:p w14:paraId="2D01A8C1" w14:textId="77777777" w:rsidR="00152F34" w:rsidRPr="00A27A3C" w:rsidRDefault="00152F34">
      <w:pPr>
        <w:rPr>
          <w:rFonts w:asciiTheme="majorEastAsia" w:eastAsiaTheme="majorEastAsia" w:hAnsiTheme="majorEastAsia" w:hint="eastAsia"/>
        </w:rPr>
      </w:pPr>
    </w:p>
    <w:p w14:paraId="33B3D080" w14:textId="77777777" w:rsidR="00152F34" w:rsidRPr="00A27A3C" w:rsidRDefault="00152F34">
      <w:pPr>
        <w:widowControl/>
        <w:spacing w:line="240" w:lineRule="auto"/>
        <w:jc w:val="left"/>
        <w:rPr>
          <w:rFonts w:asciiTheme="majorEastAsia" w:eastAsiaTheme="majorEastAsia" w:hAnsiTheme="majorEastAsia" w:hint="eastAsia"/>
        </w:rPr>
        <w:sectPr w:rsidR="00152F34" w:rsidRPr="00A27A3C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531" w:right="1417" w:bottom="1417" w:left="1417" w:header="1020" w:footer="850" w:gutter="0"/>
          <w:pgNumType w:fmt="upperRoman" w:start="1"/>
          <w:cols w:space="720"/>
          <w:docGrid w:linePitch="312"/>
        </w:sectPr>
      </w:pPr>
    </w:p>
    <w:p w14:paraId="145296EB" w14:textId="2AD4E179" w:rsidR="00152F34" w:rsidRPr="00A27A3C" w:rsidRDefault="00706813">
      <w:pPr>
        <w:pStyle w:val="aff2"/>
        <w:rPr>
          <w:rFonts w:asciiTheme="majorEastAsia" w:eastAsiaTheme="majorEastAsia" w:hAnsiTheme="majorEastAsia" w:hint="eastAsia"/>
        </w:rPr>
      </w:pPr>
      <w:bookmarkStart w:id="183" w:name="_Toc224997479"/>
      <w:r w:rsidRPr="00A27A3C">
        <w:rPr>
          <w:rFonts w:asciiTheme="majorEastAsia" w:eastAsiaTheme="majorEastAsia" w:hAnsiTheme="majorEastAsia"/>
        </w:rPr>
        <w:lastRenderedPageBreak/>
        <w:t xml:space="preserve">SRIO </w:t>
      </w:r>
      <w:r w:rsidRPr="00A27A3C">
        <w:rPr>
          <w:rFonts w:asciiTheme="majorEastAsia" w:eastAsiaTheme="majorEastAsia" w:hAnsiTheme="majorEastAsia" w:hint="eastAsia"/>
        </w:rPr>
        <w:t>的</w:t>
      </w:r>
      <w:r w:rsidRPr="00A27A3C">
        <w:rPr>
          <w:rFonts w:asciiTheme="majorEastAsia" w:eastAsiaTheme="majorEastAsia" w:hAnsiTheme="majorEastAsia"/>
        </w:rPr>
        <w:t>API</w:t>
      </w:r>
      <w:r w:rsidRPr="00A27A3C">
        <w:rPr>
          <w:rFonts w:asciiTheme="majorEastAsia" w:eastAsiaTheme="majorEastAsia" w:hAnsiTheme="majorEastAsia" w:hint="eastAsia"/>
        </w:rPr>
        <w:t>说明文档</w:t>
      </w:r>
      <w:bookmarkEnd w:id="183"/>
    </w:p>
    <w:p w14:paraId="3F7475BC" w14:textId="48CFD63B" w:rsidR="00152F34" w:rsidRPr="00A27A3C" w:rsidRDefault="00706813">
      <w:pPr>
        <w:pStyle w:val="1"/>
        <w:spacing w:before="120"/>
        <w:rPr>
          <w:rFonts w:asciiTheme="majorEastAsia" w:eastAsiaTheme="majorEastAsia" w:hAnsiTheme="majorEastAsia" w:hint="eastAsia"/>
        </w:rPr>
      </w:pPr>
      <w:bookmarkStart w:id="184" w:name="_Toc224997480"/>
      <w:r w:rsidRPr="00A27A3C">
        <w:rPr>
          <w:rFonts w:asciiTheme="majorEastAsia" w:eastAsiaTheme="majorEastAsia" w:hAnsiTheme="majorEastAsia" w:hint="eastAsia"/>
        </w:rPr>
        <w:t>文档说明</w:t>
      </w:r>
      <w:bookmarkEnd w:id="184"/>
    </w:p>
    <w:p w14:paraId="6D480D2C" w14:textId="35FC56CE" w:rsidR="00706813" w:rsidRPr="00A27A3C" w:rsidRDefault="00706813" w:rsidP="00A27A3C">
      <w:pPr>
        <w:pStyle w:val="21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 w:hint="eastAsia"/>
        </w:rPr>
        <w:t>本文档仅针对工程中</w:t>
      </w:r>
      <w:r w:rsidRPr="00A27A3C">
        <w:rPr>
          <w:rFonts w:asciiTheme="majorEastAsia" w:eastAsiaTheme="majorEastAsia" w:hAnsiTheme="majorEastAsia"/>
        </w:rPr>
        <w:t>DSP_6678</w:t>
      </w:r>
      <w:r w:rsidRPr="00A27A3C">
        <w:rPr>
          <w:rFonts w:asciiTheme="majorEastAsia" w:eastAsiaTheme="majorEastAsia" w:hAnsiTheme="majorEastAsia" w:hint="eastAsia"/>
        </w:rPr>
        <w:t>文件内实际存在的函数进行说明，不包含任何代码外的扩展内容，为开发、调试、维护提供唯一权威的接口参考。</w:t>
      </w:r>
    </w:p>
    <w:p w14:paraId="361ADB5F" w14:textId="4C191A76" w:rsidR="00997FD5" w:rsidRDefault="00997FD5" w:rsidP="00A27A3C">
      <w:pPr>
        <w:pStyle w:val="1"/>
        <w:spacing w:before="120"/>
        <w:rPr>
          <w:ins w:id="185" w:author="ZHTY" w:date="2026-03-25T09:21:00Z" w16du:dateUtc="2026-03-25T01:21:00Z"/>
          <w:rFonts w:asciiTheme="majorEastAsia" w:eastAsiaTheme="majorEastAsia" w:hAnsiTheme="majorEastAsia"/>
        </w:rPr>
      </w:pPr>
      <w:bookmarkStart w:id="186" w:name="_Toc224997481"/>
      <w:ins w:id="187" w:author="ZHTY" w:date="2026-03-25T09:21:00Z" w16du:dateUtc="2026-03-25T01:21:00Z">
        <w:r>
          <w:rPr>
            <w:rFonts w:asciiTheme="majorEastAsia" w:eastAsiaTheme="majorEastAsia" w:hAnsiTheme="majorEastAsia" w:hint="eastAsia"/>
          </w:rPr>
          <w:t>DSP当前状态</w:t>
        </w:r>
      </w:ins>
    </w:p>
    <w:p w14:paraId="79328D79" w14:textId="77777777" w:rsidR="00997FD5" w:rsidRDefault="00997FD5" w:rsidP="00997FD5">
      <w:pPr>
        <w:pStyle w:val="21"/>
        <w:rPr>
          <w:ins w:id="188" w:author="ZHTY" w:date="2026-03-25T09:26:00Z" w16du:dateUtc="2026-03-25T01:26:00Z"/>
        </w:rPr>
      </w:pPr>
      <w:ins w:id="189" w:author="ZHTY" w:date="2026-03-25T09:26:00Z" w16du:dateUtc="2026-03-25T01:26:00Z">
        <w:r>
          <w:rPr>
            <w:rFonts w:hint="eastAsia"/>
          </w:rPr>
          <w:t>SRIO</w:t>
        </w:r>
        <w:r>
          <w:rPr>
            <w:rFonts w:hint="eastAsia"/>
          </w:rPr>
          <w:t>线路：</w:t>
        </w:r>
        <w:r>
          <w:rPr>
            <w:rFonts w:hint="eastAsia"/>
          </w:rPr>
          <w:t>5G 1x 8bit 8</w:t>
        </w:r>
        <w:r>
          <w:rPr>
            <w:rFonts w:hint="eastAsia"/>
          </w:rPr>
          <w:t>通道</w:t>
        </w:r>
      </w:ins>
    </w:p>
    <w:p w14:paraId="01127B71" w14:textId="50CB889A" w:rsidR="00997FD5" w:rsidRPr="00997FD5" w:rsidRDefault="00997FD5" w:rsidP="00997FD5">
      <w:pPr>
        <w:pStyle w:val="21"/>
        <w:ind w:left="420" w:firstLineChars="25" w:firstLine="60"/>
        <w:rPr>
          <w:ins w:id="190" w:author="ZHTY" w:date="2026-03-25T09:21:00Z" w16du:dateUtc="2026-03-25T01:21:00Z"/>
          <w:rFonts w:hint="eastAsia"/>
          <w:rPrChange w:id="191" w:author="ZHTY" w:date="2026-03-25T09:21:00Z" w16du:dateUtc="2026-03-25T01:21:00Z">
            <w:rPr>
              <w:ins w:id="192" w:author="ZHTY" w:date="2026-03-25T09:21:00Z" w16du:dateUtc="2026-03-25T01:21:00Z"/>
              <w:rFonts w:asciiTheme="majorEastAsia" w:eastAsiaTheme="majorEastAsia" w:hAnsiTheme="majorEastAsia"/>
            </w:rPr>
          </w:rPrChange>
        </w:rPr>
        <w:pPrChange w:id="193" w:author="ZHTY" w:date="2026-03-25T09:28:00Z" w16du:dateUtc="2026-03-25T01:28:00Z">
          <w:pPr>
            <w:pStyle w:val="1"/>
            <w:spacing w:before="120"/>
          </w:pPr>
        </w:pPrChange>
      </w:pPr>
      <w:ins w:id="194" w:author="ZHTY" w:date="2026-03-25T09:26:00Z" w16du:dateUtc="2026-03-25T01:26:00Z">
        <w:r>
          <w:rPr>
            <w:rFonts w:hint="eastAsia"/>
          </w:rPr>
          <w:t>DSP</w:t>
        </w:r>
        <w:r>
          <w:rPr>
            <w:rFonts w:hint="eastAsia"/>
          </w:rPr>
          <w:t>内存</w:t>
        </w:r>
      </w:ins>
      <w:ins w:id="195" w:author="ZHTY" w:date="2026-03-25T09:27:00Z" w16du:dateUtc="2026-03-25T01:27:00Z">
        <w:r>
          <w:rPr>
            <w:rFonts w:hint="eastAsia"/>
          </w:rPr>
          <w:t>使用</w:t>
        </w:r>
      </w:ins>
      <w:ins w:id="196" w:author="ZHTY" w:date="2026-03-25T09:26:00Z" w16du:dateUtc="2026-03-25T01:26:00Z">
        <w:r>
          <w:rPr>
            <w:rFonts w:hint="eastAsia"/>
          </w:rPr>
          <w:t>：</w:t>
        </w:r>
      </w:ins>
      <w:ins w:id="197" w:author="ZHTY" w:date="2026-03-25T09:27:00Z" w16du:dateUtc="2026-03-25T01:27:00Z">
        <w:r>
          <w:rPr>
            <w:rFonts w:hint="eastAsia"/>
          </w:rPr>
          <w:t>基于</w:t>
        </w:r>
        <w:r>
          <w:rPr>
            <w:rFonts w:hint="eastAsia"/>
          </w:rPr>
          <w:t>MSMC</w:t>
        </w:r>
      </w:ins>
      <w:ins w:id="198" w:author="ZHTY" w:date="2026-03-25T09:29:00Z" w16du:dateUtc="2026-03-25T01:29:00Z">
        <w:r w:rsidR="00E60FC5">
          <w:rPr>
            <w:rFonts w:hint="eastAsia"/>
          </w:rPr>
          <w:t>内存</w:t>
        </w:r>
      </w:ins>
      <w:ins w:id="199" w:author="ZHTY" w:date="2026-03-25T09:27:00Z" w16du:dateUtc="2026-03-25T01:27:00Z">
        <w:r>
          <w:rPr>
            <w:rFonts w:hint="eastAsia"/>
          </w:rPr>
          <w:t>区域</w:t>
        </w:r>
      </w:ins>
      <w:ins w:id="200" w:author="ZHTY" w:date="2026-03-25T09:29:00Z" w16du:dateUtc="2026-03-25T01:29:00Z">
        <w:r w:rsidR="00E60FC5">
          <w:rPr>
            <w:rFonts w:hint="eastAsia"/>
          </w:rPr>
          <w:t>的</w:t>
        </w:r>
      </w:ins>
      <w:ins w:id="201" w:author="ZHTY" w:date="2026-03-25T09:27:00Z" w16du:dateUtc="2026-03-25T01:27:00Z">
        <w:r>
          <w:rPr>
            <w:rFonts w:hint="eastAsia"/>
          </w:rPr>
          <w:t>信息交互。</w:t>
        </w:r>
      </w:ins>
      <w:ins w:id="202" w:author="ZHTY" w:date="2026-03-25T09:26:00Z" w16du:dateUtc="2026-03-25T01:26:00Z">
        <w:r>
          <w:br/>
        </w:r>
      </w:ins>
      <w:ins w:id="203" w:author="ZHTY" w:date="2026-03-25T09:21:00Z" w16du:dateUtc="2026-03-25T01:21:00Z">
        <w:r>
          <w:rPr>
            <w:rFonts w:hint="eastAsia"/>
          </w:rPr>
          <w:t>目前</w:t>
        </w:r>
      </w:ins>
      <w:ins w:id="204" w:author="ZHTY" w:date="2026-03-25T09:22:00Z" w16du:dateUtc="2026-03-25T01:22:00Z">
        <w:r>
          <w:rPr>
            <w:rFonts w:hint="eastAsia"/>
          </w:rPr>
          <w:t>DSP</w:t>
        </w:r>
        <w:r>
          <w:rPr>
            <w:rFonts w:hint="eastAsia"/>
          </w:rPr>
          <w:t>已</w:t>
        </w:r>
      </w:ins>
      <w:ins w:id="205" w:author="ZHTY" w:date="2026-03-25T09:29:00Z" w16du:dateUtc="2026-03-25T01:29:00Z">
        <w:r w:rsidR="00E60FC5">
          <w:rPr>
            <w:rFonts w:hint="eastAsia"/>
          </w:rPr>
          <w:t>支持</w:t>
        </w:r>
      </w:ins>
      <w:ins w:id="206" w:author="ZHTY" w:date="2026-03-25T09:22:00Z" w16du:dateUtc="2026-03-25T01:22:00Z">
        <w:r>
          <w:rPr>
            <w:rFonts w:hint="eastAsia"/>
          </w:rPr>
          <w:t>双</w:t>
        </w:r>
        <w:r>
          <w:rPr>
            <w:rFonts w:hint="eastAsia"/>
          </w:rPr>
          <w:t>DSP</w:t>
        </w:r>
        <w:r>
          <w:rPr>
            <w:rFonts w:hint="eastAsia"/>
          </w:rPr>
          <w:t>间</w:t>
        </w:r>
      </w:ins>
      <w:ins w:id="207" w:author="ZHTY" w:date="2026-03-25T09:23:00Z" w16du:dateUtc="2026-03-25T01:23:00Z">
        <w:r>
          <w:rPr>
            <w:rFonts w:hint="eastAsia"/>
          </w:rPr>
          <w:t>使用</w:t>
        </w:r>
        <w:r>
          <w:rPr>
            <w:rFonts w:hint="eastAsia"/>
          </w:rPr>
          <w:t>core0</w:t>
        </w:r>
        <w:r>
          <w:rPr>
            <w:rFonts w:hint="eastAsia"/>
          </w:rPr>
          <w:t>处理核进行</w:t>
        </w:r>
      </w:ins>
      <w:ins w:id="208" w:author="ZHTY" w:date="2026-03-25T09:22:00Z" w16du:dateUtc="2026-03-25T01:22:00Z">
        <w:r>
          <w:rPr>
            <w:rFonts w:hint="eastAsia"/>
          </w:rPr>
          <w:t>SRIO</w:t>
        </w:r>
        <w:r>
          <w:rPr>
            <w:rFonts w:hint="eastAsia"/>
          </w:rPr>
          <w:t>交互，以及单独</w:t>
        </w:r>
      </w:ins>
      <w:ins w:id="209" w:author="ZHTY" w:date="2026-03-25T09:29:00Z" w16du:dateUtc="2026-03-25T01:29:00Z">
        <w:r w:rsidR="00E60FC5">
          <w:rPr>
            <w:rFonts w:hint="eastAsia"/>
          </w:rPr>
          <w:t>DSP</w:t>
        </w:r>
      </w:ins>
      <w:ins w:id="210" w:author="ZHTY" w:date="2026-03-25T09:22:00Z" w16du:dateUtc="2026-03-25T01:22:00Z">
        <w:r>
          <w:rPr>
            <w:rFonts w:hint="eastAsia"/>
          </w:rPr>
          <w:t>对外</w:t>
        </w:r>
        <w:r>
          <w:rPr>
            <w:rFonts w:hint="eastAsia"/>
          </w:rPr>
          <w:t>SRIO</w:t>
        </w:r>
      </w:ins>
      <w:ins w:id="211" w:author="ZHTY" w:date="2026-03-25T09:23:00Z" w16du:dateUtc="2026-03-25T01:23:00Z">
        <w:r>
          <w:rPr>
            <w:rFonts w:hint="eastAsia"/>
          </w:rPr>
          <w:t>交互</w:t>
        </w:r>
      </w:ins>
      <w:ins w:id="212" w:author="ZHTY" w:date="2026-03-25T09:28:00Z" w16du:dateUtc="2026-03-25T01:28:00Z">
        <w:r>
          <w:rPr>
            <w:rFonts w:hint="eastAsia"/>
          </w:rPr>
          <w:t>，并且能进行串口输出。</w:t>
        </w:r>
      </w:ins>
    </w:p>
    <w:p w14:paraId="41A936C2" w14:textId="3F5E9C5C" w:rsidR="00706813" w:rsidRPr="00A27A3C" w:rsidRDefault="00997FD5" w:rsidP="00A27A3C">
      <w:pPr>
        <w:pStyle w:val="1"/>
        <w:spacing w:before="12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 w:hint="eastAsia"/>
        </w:rPr>
        <w:t>核心数据结构</w:t>
      </w:r>
      <w:bookmarkEnd w:id="186"/>
    </w:p>
    <w:p w14:paraId="3C0B85D9" w14:textId="1E7B8B1A" w:rsidR="00706813" w:rsidRPr="00A27A3C" w:rsidRDefault="00706813" w:rsidP="00A27A3C">
      <w:pPr>
        <w:pStyle w:val="2"/>
        <w:spacing w:before="120"/>
        <w:rPr>
          <w:rFonts w:asciiTheme="majorEastAsia" w:eastAsiaTheme="majorEastAsia" w:hAnsiTheme="majorEastAsia" w:hint="eastAsia"/>
        </w:rPr>
      </w:pPr>
      <w:bookmarkStart w:id="213" w:name="_Toc224997482"/>
      <w:r w:rsidRPr="00A27A3C">
        <w:rPr>
          <w:rFonts w:asciiTheme="majorEastAsia" w:eastAsiaTheme="majorEastAsia" w:hAnsiTheme="majorEastAsia" w:hint="eastAsia"/>
        </w:rPr>
        <w:t xml:space="preserve">struct </w:t>
      </w:r>
      <w:proofErr w:type="spellStart"/>
      <w:r w:rsidRPr="00A27A3C">
        <w:rPr>
          <w:rFonts w:asciiTheme="majorEastAsia" w:eastAsiaTheme="majorEastAsia" w:hAnsiTheme="majorEastAsia" w:hint="eastAsia"/>
        </w:rPr>
        <w:t>SRIOAPIOStruct</w:t>
      </w:r>
      <w:proofErr w:type="spellEnd"/>
      <w:r w:rsidRPr="00A27A3C">
        <w:rPr>
          <w:rFonts w:asciiTheme="majorEastAsia" w:eastAsiaTheme="majorEastAsia" w:hAnsiTheme="majorEastAsia" w:hint="eastAsia"/>
        </w:rPr>
        <w:t>（APIO窗口配置结构体）</w:t>
      </w:r>
      <w:bookmarkEnd w:id="213"/>
    </w:p>
    <w:p w14:paraId="211AAC3A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Fonts w:asciiTheme="majorEastAsia" w:eastAsiaTheme="majorEastAsia" w:hAnsiTheme="majorEastAsia" w:hint="eastAsia"/>
          <w:sz w:val="21"/>
          <w:szCs w:val="21"/>
        </w:rPr>
        <w:t xml:space="preserve">用于 </w:t>
      </w:r>
      <w:proofErr w:type="spellStart"/>
      <w:r w:rsidRPr="00A27A3C">
        <w:rPr>
          <w:rStyle w:val="HTML0"/>
          <w:rFonts w:asciiTheme="majorEastAsia" w:eastAsiaTheme="majorEastAsia" w:hAnsiTheme="majorEastAsia"/>
        </w:rPr>
        <w:t>SrioCreatAPIOWindow</w:t>
      </w:r>
      <w:proofErr w:type="spellEnd"/>
      <w:r w:rsidRPr="00A27A3C">
        <w:rPr>
          <w:rFonts w:asciiTheme="majorEastAsia" w:eastAsiaTheme="majorEastAsia" w:hAnsiTheme="majorEastAsia" w:hint="eastAsia"/>
          <w:sz w:val="21"/>
          <w:szCs w:val="21"/>
        </w:rPr>
        <w:t xml:space="preserve"> 函数，配置出站地址映射窗口。</w:t>
      </w:r>
    </w:p>
    <w:p w14:paraId="174DF11C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</w:p>
    <w:p w14:paraId="24276FF4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struct </w:t>
      </w:r>
      <w:proofErr w:type="spellStart"/>
      <w:r w:rsidRPr="00A27A3C">
        <w:rPr>
          <w:rFonts w:asciiTheme="majorEastAsia" w:eastAsiaTheme="majorEastAsia" w:hAnsiTheme="majorEastAsia"/>
        </w:rPr>
        <w:t>SRIOAPIOStruct</w:t>
      </w:r>
      <w:proofErr w:type="spellEnd"/>
      <w:r w:rsidRPr="00A27A3C">
        <w:rPr>
          <w:rFonts w:asciiTheme="majorEastAsia" w:eastAsiaTheme="majorEastAsia" w:hAnsiTheme="majorEastAsia"/>
        </w:rPr>
        <w:t xml:space="preserve"> {</w:t>
      </w:r>
    </w:p>
    <w:p w14:paraId="17FEA0A3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    unsigned int </w:t>
      </w:r>
      <w:proofErr w:type="spellStart"/>
      <w:r w:rsidRPr="00A27A3C">
        <w:rPr>
          <w:rFonts w:asciiTheme="majorEastAsia" w:eastAsiaTheme="majorEastAsia" w:hAnsiTheme="majorEastAsia"/>
        </w:rPr>
        <w:t>WindowNub</w:t>
      </w:r>
      <w:proofErr w:type="spellEnd"/>
      <w:r w:rsidRPr="00A27A3C">
        <w:rPr>
          <w:rFonts w:asciiTheme="majorEastAsia" w:eastAsiaTheme="majorEastAsia" w:hAnsiTheme="majorEastAsia"/>
        </w:rPr>
        <w:t xml:space="preserve">;    // </w:t>
      </w:r>
      <w:r w:rsidRPr="00A27A3C">
        <w:rPr>
          <w:rFonts w:asciiTheme="majorEastAsia" w:eastAsiaTheme="majorEastAsia" w:hAnsiTheme="majorEastAsia" w:hint="eastAsia"/>
        </w:rPr>
        <w:t>窗口号</w:t>
      </w:r>
      <w:r w:rsidRPr="00A27A3C">
        <w:rPr>
          <w:rFonts w:asciiTheme="majorEastAsia" w:eastAsiaTheme="majorEastAsia" w:hAnsiTheme="majorEastAsia"/>
        </w:rPr>
        <w:t xml:space="preserve"> (0-15)</w:t>
      </w:r>
    </w:p>
    <w:p w14:paraId="1E653B26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    unsigned int DstID;        // </w:t>
      </w:r>
      <w:r w:rsidRPr="00A27A3C">
        <w:rPr>
          <w:rFonts w:asciiTheme="majorEastAsia" w:eastAsiaTheme="majorEastAsia" w:hAnsiTheme="majorEastAsia" w:hint="eastAsia"/>
        </w:rPr>
        <w:t>目的</w:t>
      </w:r>
      <w:r w:rsidRPr="00A27A3C">
        <w:rPr>
          <w:rFonts w:asciiTheme="majorEastAsia" w:eastAsiaTheme="majorEastAsia" w:hAnsiTheme="majorEastAsia"/>
        </w:rPr>
        <w:t>ID</w:t>
      </w:r>
    </w:p>
    <w:p w14:paraId="2C9AE18B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    unsigned int </w:t>
      </w:r>
      <w:proofErr w:type="spellStart"/>
      <w:r w:rsidRPr="00A27A3C">
        <w:rPr>
          <w:rFonts w:asciiTheme="majorEastAsia" w:eastAsiaTheme="majorEastAsia" w:hAnsiTheme="majorEastAsia"/>
        </w:rPr>
        <w:t>WindowTYPE</w:t>
      </w:r>
      <w:proofErr w:type="spellEnd"/>
      <w:r w:rsidRPr="00A27A3C">
        <w:rPr>
          <w:rFonts w:asciiTheme="majorEastAsia" w:eastAsiaTheme="majorEastAsia" w:hAnsiTheme="majorEastAsia"/>
        </w:rPr>
        <w:t xml:space="preserve">;   // </w:t>
      </w:r>
      <w:r w:rsidRPr="00A27A3C">
        <w:rPr>
          <w:rFonts w:asciiTheme="majorEastAsia" w:eastAsiaTheme="majorEastAsia" w:hAnsiTheme="majorEastAsia" w:hint="eastAsia"/>
        </w:rPr>
        <w:t>窗口类型</w:t>
      </w:r>
    </w:p>
    <w:p w14:paraId="4CCB68F0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    unsigned int </w:t>
      </w:r>
      <w:proofErr w:type="spellStart"/>
      <w:r w:rsidRPr="00A27A3C">
        <w:rPr>
          <w:rFonts w:asciiTheme="majorEastAsia" w:eastAsiaTheme="majorEastAsia" w:hAnsiTheme="majorEastAsia"/>
        </w:rPr>
        <w:t>WindowSize</w:t>
      </w:r>
      <w:proofErr w:type="spellEnd"/>
      <w:r w:rsidRPr="00A27A3C">
        <w:rPr>
          <w:rFonts w:asciiTheme="majorEastAsia" w:eastAsiaTheme="majorEastAsia" w:hAnsiTheme="majorEastAsia"/>
        </w:rPr>
        <w:t xml:space="preserve">;   // </w:t>
      </w:r>
      <w:r w:rsidRPr="00A27A3C">
        <w:rPr>
          <w:rFonts w:asciiTheme="majorEastAsia" w:eastAsiaTheme="majorEastAsia" w:hAnsiTheme="majorEastAsia" w:hint="eastAsia"/>
        </w:rPr>
        <w:t>窗口大小</w:t>
      </w:r>
    </w:p>
    <w:p w14:paraId="3285980E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    unsigned long </w:t>
      </w:r>
      <w:proofErr w:type="spellStart"/>
      <w:r w:rsidRPr="00A27A3C">
        <w:rPr>
          <w:rFonts w:asciiTheme="majorEastAsia" w:eastAsiaTheme="majorEastAsia" w:hAnsiTheme="majorEastAsia"/>
        </w:rPr>
        <w:t>long</w:t>
      </w:r>
      <w:proofErr w:type="spellEnd"/>
      <w:r w:rsidRPr="00A27A3C">
        <w:rPr>
          <w:rFonts w:asciiTheme="majorEastAsia" w:eastAsiaTheme="majorEastAsia" w:hAnsiTheme="majorEastAsia"/>
        </w:rPr>
        <w:t xml:space="preserve"> </w:t>
      </w:r>
      <w:proofErr w:type="spellStart"/>
      <w:r w:rsidRPr="00A27A3C">
        <w:rPr>
          <w:rFonts w:asciiTheme="majorEastAsia" w:eastAsiaTheme="majorEastAsia" w:hAnsiTheme="majorEastAsia"/>
        </w:rPr>
        <w:t>RIOBase</w:t>
      </w:r>
      <w:proofErr w:type="spellEnd"/>
      <w:r w:rsidRPr="00A27A3C">
        <w:rPr>
          <w:rFonts w:asciiTheme="majorEastAsia" w:eastAsiaTheme="majorEastAsia" w:hAnsiTheme="majorEastAsia"/>
        </w:rPr>
        <w:t>;// SRIO</w:t>
      </w:r>
      <w:r w:rsidRPr="00A27A3C">
        <w:rPr>
          <w:rFonts w:asciiTheme="majorEastAsia" w:eastAsiaTheme="majorEastAsia" w:hAnsiTheme="majorEastAsia" w:hint="eastAsia"/>
        </w:rPr>
        <w:t>基地址</w:t>
      </w:r>
    </w:p>
    <w:p w14:paraId="4A2714E5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    unsigned long </w:t>
      </w:r>
      <w:proofErr w:type="spellStart"/>
      <w:r w:rsidRPr="00A27A3C">
        <w:rPr>
          <w:rFonts w:asciiTheme="majorEastAsia" w:eastAsiaTheme="majorEastAsia" w:hAnsiTheme="majorEastAsia"/>
        </w:rPr>
        <w:t>long</w:t>
      </w:r>
      <w:proofErr w:type="spellEnd"/>
      <w:r w:rsidRPr="00A27A3C">
        <w:rPr>
          <w:rFonts w:asciiTheme="majorEastAsia" w:eastAsiaTheme="majorEastAsia" w:hAnsiTheme="majorEastAsia"/>
        </w:rPr>
        <w:t xml:space="preserve"> </w:t>
      </w:r>
      <w:proofErr w:type="spellStart"/>
      <w:r w:rsidRPr="00A27A3C">
        <w:rPr>
          <w:rFonts w:asciiTheme="majorEastAsia" w:eastAsiaTheme="majorEastAsia" w:hAnsiTheme="majorEastAsia"/>
        </w:rPr>
        <w:t>AXIBase</w:t>
      </w:r>
      <w:proofErr w:type="spellEnd"/>
      <w:r w:rsidRPr="00A27A3C">
        <w:rPr>
          <w:rFonts w:asciiTheme="majorEastAsia" w:eastAsiaTheme="majorEastAsia" w:hAnsiTheme="majorEastAsia"/>
        </w:rPr>
        <w:t>;// AXI</w:t>
      </w:r>
      <w:r w:rsidRPr="00A27A3C">
        <w:rPr>
          <w:rFonts w:asciiTheme="majorEastAsia" w:eastAsiaTheme="majorEastAsia" w:hAnsiTheme="majorEastAsia" w:hint="eastAsia"/>
        </w:rPr>
        <w:t>基地址</w:t>
      </w:r>
    </w:p>
    <w:p w14:paraId="58597DCA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    unsigned int Priority;     // </w:t>
      </w:r>
      <w:r w:rsidRPr="00A27A3C">
        <w:rPr>
          <w:rFonts w:asciiTheme="majorEastAsia" w:eastAsiaTheme="majorEastAsia" w:hAnsiTheme="majorEastAsia" w:hint="eastAsia"/>
        </w:rPr>
        <w:t>优先级</w:t>
      </w:r>
    </w:p>
    <w:p w14:paraId="7C3B9E19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    unsigned int </w:t>
      </w:r>
      <w:proofErr w:type="spellStart"/>
      <w:r w:rsidRPr="00A27A3C">
        <w:rPr>
          <w:rFonts w:asciiTheme="majorEastAsia" w:eastAsiaTheme="majorEastAsia" w:hAnsiTheme="majorEastAsia"/>
        </w:rPr>
        <w:t>hopcount</w:t>
      </w:r>
      <w:proofErr w:type="spellEnd"/>
      <w:r w:rsidRPr="00A27A3C">
        <w:rPr>
          <w:rFonts w:asciiTheme="majorEastAsia" w:eastAsiaTheme="majorEastAsia" w:hAnsiTheme="majorEastAsia"/>
        </w:rPr>
        <w:t xml:space="preserve">;     // </w:t>
      </w:r>
      <w:r w:rsidRPr="00A27A3C">
        <w:rPr>
          <w:rFonts w:asciiTheme="majorEastAsia" w:eastAsiaTheme="majorEastAsia" w:hAnsiTheme="majorEastAsia" w:hint="eastAsia"/>
        </w:rPr>
        <w:t>跳数</w:t>
      </w:r>
    </w:p>
    <w:p w14:paraId="162D1E9E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    unsigned int CRF;          // CRF</w:t>
      </w:r>
      <w:r w:rsidRPr="00A27A3C">
        <w:rPr>
          <w:rFonts w:asciiTheme="majorEastAsia" w:eastAsiaTheme="majorEastAsia" w:hAnsiTheme="majorEastAsia" w:hint="eastAsia"/>
        </w:rPr>
        <w:t>值</w:t>
      </w:r>
    </w:p>
    <w:p w14:paraId="5BFC5EDA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>};</w:t>
      </w:r>
    </w:p>
    <w:p w14:paraId="7BCFA7A9" w14:textId="2CD0F901" w:rsidR="00706813" w:rsidRPr="00A27A3C" w:rsidRDefault="00706813" w:rsidP="00A27A3C">
      <w:pPr>
        <w:pStyle w:val="2"/>
        <w:spacing w:before="120"/>
        <w:rPr>
          <w:rFonts w:asciiTheme="majorEastAsia" w:eastAsiaTheme="majorEastAsia" w:hAnsiTheme="majorEastAsia" w:hint="eastAsia"/>
        </w:rPr>
      </w:pPr>
      <w:bookmarkStart w:id="214" w:name="_Toc224997483"/>
      <w:r w:rsidRPr="00A27A3C">
        <w:rPr>
          <w:rFonts w:asciiTheme="majorEastAsia" w:eastAsiaTheme="majorEastAsia" w:hAnsiTheme="majorEastAsia" w:hint="eastAsia"/>
        </w:rPr>
        <w:t xml:space="preserve">struct </w:t>
      </w:r>
      <w:proofErr w:type="spellStart"/>
      <w:r w:rsidRPr="00A27A3C">
        <w:rPr>
          <w:rFonts w:asciiTheme="majorEastAsia" w:eastAsiaTheme="majorEastAsia" w:hAnsiTheme="majorEastAsia" w:hint="eastAsia"/>
        </w:rPr>
        <w:t>SrioManulStruct</w:t>
      </w:r>
      <w:proofErr w:type="spellEnd"/>
      <w:r w:rsidRPr="00A27A3C">
        <w:rPr>
          <w:rFonts w:asciiTheme="majorEastAsia" w:eastAsiaTheme="majorEastAsia" w:hAnsiTheme="majorEastAsia" w:hint="eastAsia"/>
        </w:rPr>
        <w:t>（手动建链配置结构体）</w:t>
      </w:r>
      <w:bookmarkEnd w:id="214"/>
    </w:p>
    <w:p w14:paraId="685FEFC2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Fonts w:asciiTheme="majorEastAsia" w:eastAsiaTheme="majorEastAsia" w:hAnsiTheme="majorEastAsia" w:hint="eastAsia"/>
          <w:sz w:val="21"/>
          <w:szCs w:val="21"/>
        </w:rPr>
        <w:t xml:space="preserve">用于 </w:t>
      </w:r>
      <w:proofErr w:type="spellStart"/>
      <w:r w:rsidRPr="00A27A3C">
        <w:rPr>
          <w:rStyle w:val="HTML0"/>
          <w:rFonts w:asciiTheme="majorEastAsia" w:eastAsiaTheme="majorEastAsia" w:hAnsiTheme="majorEastAsia"/>
        </w:rPr>
        <w:t>SrioManulConfig</w:t>
      </w:r>
      <w:proofErr w:type="spellEnd"/>
      <w:r w:rsidRPr="00A27A3C">
        <w:rPr>
          <w:rFonts w:asciiTheme="majorEastAsia" w:eastAsiaTheme="majorEastAsia" w:hAnsiTheme="majorEastAsia" w:hint="eastAsia"/>
          <w:sz w:val="21"/>
          <w:szCs w:val="21"/>
        </w:rPr>
        <w:t xml:space="preserve"> 函数，SRIO链路初始化核心配置。</w:t>
      </w:r>
    </w:p>
    <w:p w14:paraId="437DDEEF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</w:p>
    <w:p w14:paraId="4EDE6186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struct </w:t>
      </w:r>
      <w:proofErr w:type="spellStart"/>
      <w:r w:rsidRPr="00A27A3C">
        <w:rPr>
          <w:rFonts w:asciiTheme="majorEastAsia" w:eastAsiaTheme="majorEastAsia" w:hAnsiTheme="majorEastAsia"/>
        </w:rPr>
        <w:t>SrioManulStruct</w:t>
      </w:r>
      <w:proofErr w:type="spellEnd"/>
      <w:r w:rsidRPr="00A27A3C">
        <w:rPr>
          <w:rFonts w:asciiTheme="majorEastAsia" w:eastAsiaTheme="majorEastAsia" w:hAnsiTheme="majorEastAsia"/>
        </w:rPr>
        <w:t xml:space="preserve"> {</w:t>
      </w:r>
    </w:p>
    <w:p w14:paraId="44501E55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lastRenderedPageBreak/>
        <w:t xml:space="preserve">    unsigned int </w:t>
      </w:r>
      <w:proofErr w:type="spellStart"/>
      <w:r w:rsidRPr="00A27A3C">
        <w:rPr>
          <w:rFonts w:asciiTheme="majorEastAsia" w:eastAsiaTheme="majorEastAsia" w:hAnsiTheme="majorEastAsia"/>
        </w:rPr>
        <w:t>WorkSpeed</w:t>
      </w:r>
      <w:proofErr w:type="spellEnd"/>
      <w:r w:rsidRPr="00A27A3C">
        <w:rPr>
          <w:rFonts w:asciiTheme="majorEastAsia" w:eastAsiaTheme="majorEastAsia" w:hAnsiTheme="majorEastAsia"/>
        </w:rPr>
        <w:t xml:space="preserve">;    // </w:t>
      </w:r>
      <w:r w:rsidRPr="00A27A3C">
        <w:rPr>
          <w:rFonts w:asciiTheme="majorEastAsia" w:eastAsiaTheme="majorEastAsia" w:hAnsiTheme="majorEastAsia" w:hint="eastAsia"/>
        </w:rPr>
        <w:t>工作速率</w:t>
      </w:r>
      <w:r w:rsidRPr="00A27A3C">
        <w:rPr>
          <w:rFonts w:asciiTheme="majorEastAsia" w:eastAsiaTheme="majorEastAsia" w:hAnsiTheme="majorEastAsia"/>
        </w:rPr>
        <w:t xml:space="preserve"> (Speed1250/Speed2500</w:t>
      </w:r>
      <w:r w:rsidRPr="00A27A3C">
        <w:rPr>
          <w:rFonts w:asciiTheme="majorEastAsia" w:eastAsiaTheme="majorEastAsia" w:hAnsiTheme="majorEastAsia" w:hint="eastAsia"/>
        </w:rPr>
        <w:t>等</w:t>
      </w:r>
      <w:r w:rsidRPr="00A27A3C">
        <w:rPr>
          <w:rFonts w:asciiTheme="majorEastAsia" w:eastAsiaTheme="majorEastAsia" w:hAnsiTheme="majorEastAsia"/>
        </w:rPr>
        <w:t>)</w:t>
      </w:r>
    </w:p>
    <w:p w14:paraId="50A875C0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    unsigned int </w:t>
      </w:r>
      <w:proofErr w:type="spellStart"/>
      <w:r w:rsidRPr="00A27A3C">
        <w:rPr>
          <w:rFonts w:asciiTheme="majorEastAsia" w:eastAsiaTheme="majorEastAsia" w:hAnsiTheme="majorEastAsia"/>
        </w:rPr>
        <w:t>LaneMode</w:t>
      </w:r>
      <w:proofErr w:type="spellEnd"/>
      <w:r w:rsidRPr="00A27A3C">
        <w:rPr>
          <w:rFonts w:asciiTheme="majorEastAsia" w:eastAsiaTheme="majorEastAsia" w:hAnsiTheme="majorEastAsia"/>
        </w:rPr>
        <w:t xml:space="preserve">;     // </w:t>
      </w:r>
      <w:r w:rsidRPr="00A27A3C">
        <w:rPr>
          <w:rFonts w:asciiTheme="majorEastAsia" w:eastAsiaTheme="majorEastAsia" w:hAnsiTheme="majorEastAsia" w:hint="eastAsia"/>
        </w:rPr>
        <w:t>链路模式</w:t>
      </w:r>
      <w:r w:rsidRPr="00A27A3C">
        <w:rPr>
          <w:rFonts w:asciiTheme="majorEastAsia" w:eastAsiaTheme="majorEastAsia" w:hAnsiTheme="majorEastAsia"/>
        </w:rPr>
        <w:t xml:space="preserve"> (lane4x/lane1xl0</w:t>
      </w:r>
      <w:r w:rsidRPr="00A27A3C">
        <w:rPr>
          <w:rFonts w:asciiTheme="majorEastAsia" w:eastAsiaTheme="majorEastAsia" w:hAnsiTheme="majorEastAsia" w:hint="eastAsia"/>
        </w:rPr>
        <w:t>等</w:t>
      </w:r>
      <w:r w:rsidRPr="00A27A3C">
        <w:rPr>
          <w:rFonts w:asciiTheme="majorEastAsia" w:eastAsiaTheme="majorEastAsia" w:hAnsiTheme="majorEastAsia"/>
        </w:rPr>
        <w:t>)</w:t>
      </w:r>
    </w:p>
    <w:p w14:paraId="69BA1C8A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    unsigned int </w:t>
      </w:r>
      <w:proofErr w:type="spellStart"/>
      <w:r w:rsidRPr="00A27A3C">
        <w:rPr>
          <w:rFonts w:asciiTheme="majorEastAsia" w:eastAsiaTheme="majorEastAsia" w:hAnsiTheme="majorEastAsia"/>
        </w:rPr>
        <w:t>RefClkSrc</w:t>
      </w:r>
      <w:proofErr w:type="spellEnd"/>
      <w:r w:rsidRPr="00A27A3C">
        <w:rPr>
          <w:rFonts w:asciiTheme="majorEastAsia" w:eastAsiaTheme="majorEastAsia" w:hAnsiTheme="majorEastAsia"/>
        </w:rPr>
        <w:t xml:space="preserve">;    // </w:t>
      </w:r>
      <w:r w:rsidRPr="00A27A3C">
        <w:rPr>
          <w:rFonts w:asciiTheme="majorEastAsia" w:eastAsiaTheme="majorEastAsia" w:hAnsiTheme="majorEastAsia" w:hint="eastAsia"/>
        </w:rPr>
        <w:t>参考时钟源</w:t>
      </w:r>
    </w:p>
    <w:p w14:paraId="23E5D983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    unsigned int </w:t>
      </w:r>
      <w:proofErr w:type="spellStart"/>
      <w:r w:rsidRPr="00A27A3C">
        <w:rPr>
          <w:rFonts w:asciiTheme="majorEastAsia" w:eastAsiaTheme="majorEastAsia" w:hAnsiTheme="majorEastAsia"/>
        </w:rPr>
        <w:t>TXEq</w:t>
      </w:r>
      <w:proofErr w:type="spellEnd"/>
      <w:r w:rsidRPr="00A27A3C">
        <w:rPr>
          <w:rFonts w:asciiTheme="majorEastAsia" w:eastAsiaTheme="majorEastAsia" w:hAnsiTheme="majorEastAsia"/>
        </w:rPr>
        <w:t>[4];      // 4</w:t>
      </w:r>
      <w:r w:rsidRPr="00A27A3C">
        <w:rPr>
          <w:rFonts w:asciiTheme="majorEastAsia" w:eastAsiaTheme="majorEastAsia" w:hAnsiTheme="majorEastAsia" w:hint="eastAsia"/>
        </w:rPr>
        <w:t>个通道的均衡参数</w:t>
      </w:r>
    </w:p>
    <w:p w14:paraId="43D64856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    unsigned int </w:t>
      </w:r>
      <w:proofErr w:type="spellStart"/>
      <w:r w:rsidRPr="00A27A3C">
        <w:rPr>
          <w:rFonts w:asciiTheme="majorEastAsia" w:eastAsiaTheme="majorEastAsia" w:hAnsiTheme="majorEastAsia"/>
        </w:rPr>
        <w:t>SynTimeOut</w:t>
      </w:r>
      <w:proofErr w:type="spellEnd"/>
      <w:r w:rsidRPr="00A27A3C">
        <w:rPr>
          <w:rFonts w:asciiTheme="majorEastAsia" w:eastAsiaTheme="majorEastAsia" w:hAnsiTheme="majorEastAsia"/>
        </w:rPr>
        <w:t xml:space="preserve">;   // </w:t>
      </w:r>
      <w:r w:rsidRPr="00A27A3C">
        <w:rPr>
          <w:rFonts w:asciiTheme="majorEastAsia" w:eastAsiaTheme="majorEastAsia" w:hAnsiTheme="majorEastAsia" w:hint="eastAsia"/>
        </w:rPr>
        <w:t>同步超时时间</w:t>
      </w:r>
    </w:p>
    <w:p w14:paraId="0EA1EB9A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    unsigned int </w:t>
      </w:r>
      <w:proofErr w:type="spellStart"/>
      <w:r w:rsidRPr="00A27A3C">
        <w:rPr>
          <w:rFonts w:asciiTheme="majorEastAsia" w:eastAsiaTheme="majorEastAsia" w:hAnsiTheme="majorEastAsia"/>
        </w:rPr>
        <w:t>EnLoopBack</w:t>
      </w:r>
      <w:proofErr w:type="spellEnd"/>
      <w:r w:rsidRPr="00A27A3C">
        <w:rPr>
          <w:rFonts w:asciiTheme="majorEastAsia" w:eastAsiaTheme="majorEastAsia" w:hAnsiTheme="majorEastAsia"/>
        </w:rPr>
        <w:t xml:space="preserve">;   // </w:t>
      </w:r>
      <w:r w:rsidRPr="00A27A3C">
        <w:rPr>
          <w:rFonts w:asciiTheme="majorEastAsia" w:eastAsiaTheme="majorEastAsia" w:hAnsiTheme="majorEastAsia" w:hint="eastAsia"/>
        </w:rPr>
        <w:t>回环使能</w:t>
      </w:r>
    </w:p>
    <w:p w14:paraId="74D83D0C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    unsigned int </w:t>
      </w:r>
      <w:proofErr w:type="spellStart"/>
      <w:r w:rsidRPr="00A27A3C">
        <w:rPr>
          <w:rFonts w:asciiTheme="majorEastAsia" w:eastAsiaTheme="majorEastAsia" w:hAnsiTheme="majorEastAsia"/>
        </w:rPr>
        <w:t>TxPolarity</w:t>
      </w:r>
      <w:proofErr w:type="spellEnd"/>
      <w:r w:rsidRPr="00A27A3C">
        <w:rPr>
          <w:rFonts w:asciiTheme="majorEastAsia" w:eastAsiaTheme="majorEastAsia" w:hAnsiTheme="majorEastAsia"/>
        </w:rPr>
        <w:t xml:space="preserve">;   // </w:t>
      </w:r>
      <w:r w:rsidRPr="00A27A3C">
        <w:rPr>
          <w:rFonts w:asciiTheme="majorEastAsia" w:eastAsiaTheme="majorEastAsia" w:hAnsiTheme="majorEastAsia" w:hint="eastAsia"/>
        </w:rPr>
        <w:t>发送极性反转</w:t>
      </w:r>
    </w:p>
    <w:p w14:paraId="26AAE7DA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    unsigned int </w:t>
      </w:r>
      <w:proofErr w:type="spellStart"/>
      <w:r w:rsidRPr="00A27A3C">
        <w:rPr>
          <w:rFonts w:asciiTheme="majorEastAsia" w:eastAsiaTheme="majorEastAsia" w:hAnsiTheme="majorEastAsia"/>
        </w:rPr>
        <w:t>RxPolarity</w:t>
      </w:r>
      <w:proofErr w:type="spellEnd"/>
      <w:r w:rsidRPr="00A27A3C">
        <w:rPr>
          <w:rFonts w:asciiTheme="majorEastAsia" w:eastAsiaTheme="majorEastAsia" w:hAnsiTheme="majorEastAsia"/>
        </w:rPr>
        <w:t xml:space="preserve">;   // </w:t>
      </w:r>
      <w:r w:rsidRPr="00A27A3C">
        <w:rPr>
          <w:rFonts w:asciiTheme="majorEastAsia" w:eastAsiaTheme="majorEastAsia" w:hAnsiTheme="majorEastAsia" w:hint="eastAsia"/>
        </w:rPr>
        <w:t>接收极性反转</w:t>
      </w:r>
    </w:p>
    <w:p w14:paraId="058D5EA8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>};</w:t>
      </w:r>
    </w:p>
    <w:p w14:paraId="1B74F8F3" w14:textId="147A37DD" w:rsidR="00706813" w:rsidRPr="00A27A3C" w:rsidRDefault="00706813" w:rsidP="00A27A3C">
      <w:pPr>
        <w:pStyle w:val="2"/>
        <w:spacing w:before="120"/>
        <w:rPr>
          <w:rFonts w:asciiTheme="majorEastAsia" w:eastAsiaTheme="majorEastAsia" w:hAnsiTheme="majorEastAsia" w:hint="eastAsia"/>
        </w:rPr>
      </w:pPr>
      <w:bookmarkStart w:id="215" w:name="_Toc224997484"/>
      <w:r w:rsidRPr="00A27A3C">
        <w:rPr>
          <w:rFonts w:asciiTheme="majorEastAsia" w:eastAsiaTheme="majorEastAsia" w:hAnsiTheme="majorEastAsia" w:hint="eastAsia"/>
        </w:rPr>
        <w:t xml:space="preserve">struct </w:t>
      </w:r>
      <w:proofErr w:type="spellStart"/>
      <w:r w:rsidRPr="00A27A3C">
        <w:rPr>
          <w:rFonts w:asciiTheme="majorEastAsia" w:eastAsiaTheme="majorEastAsia" w:hAnsiTheme="majorEastAsia" w:hint="eastAsia"/>
        </w:rPr>
        <w:t>SRIOinit</w:t>
      </w:r>
      <w:proofErr w:type="spellEnd"/>
      <w:r w:rsidRPr="00A27A3C">
        <w:rPr>
          <w:rFonts w:asciiTheme="majorEastAsia" w:eastAsiaTheme="majorEastAsia" w:hAnsiTheme="majorEastAsia" w:hint="eastAsia"/>
        </w:rPr>
        <w:t>（设备ID配置结构体）</w:t>
      </w:r>
      <w:bookmarkEnd w:id="215"/>
    </w:p>
    <w:p w14:paraId="717F324E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Fonts w:asciiTheme="majorEastAsia" w:eastAsiaTheme="majorEastAsia" w:hAnsiTheme="majorEastAsia" w:hint="eastAsia"/>
          <w:sz w:val="21"/>
          <w:szCs w:val="21"/>
        </w:rPr>
        <w:t xml:space="preserve">用于 </w:t>
      </w:r>
      <w:proofErr w:type="spellStart"/>
      <w:r w:rsidRPr="00A27A3C">
        <w:rPr>
          <w:rStyle w:val="HTML0"/>
          <w:rFonts w:asciiTheme="majorEastAsia" w:eastAsiaTheme="majorEastAsia" w:hAnsiTheme="majorEastAsia"/>
        </w:rPr>
        <w:t>SrioCtl</w:t>
      </w:r>
      <w:proofErr w:type="spellEnd"/>
      <w:r w:rsidRPr="00A27A3C">
        <w:rPr>
          <w:rFonts w:asciiTheme="majorEastAsia" w:eastAsiaTheme="majorEastAsia" w:hAnsiTheme="majorEastAsia" w:hint="eastAsia"/>
          <w:sz w:val="21"/>
          <w:szCs w:val="21"/>
        </w:rPr>
        <w:t xml:space="preserve"> 函数，配置SRIO端口设备ID。</w:t>
      </w:r>
    </w:p>
    <w:p w14:paraId="37B9C4BC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</w:p>
    <w:p w14:paraId="6CBD3770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struct </w:t>
      </w:r>
      <w:proofErr w:type="spellStart"/>
      <w:r w:rsidRPr="00A27A3C">
        <w:rPr>
          <w:rFonts w:asciiTheme="majorEastAsia" w:eastAsiaTheme="majorEastAsia" w:hAnsiTheme="majorEastAsia"/>
        </w:rPr>
        <w:t>SRIOinit</w:t>
      </w:r>
      <w:proofErr w:type="spellEnd"/>
      <w:r w:rsidRPr="00A27A3C">
        <w:rPr>
          <w:rFonts w:asciiTheme="majorEastAsia" w:eastAsiaTheme="majorEastAsia" w:hAnsiTheme="majorEastAsia"/>
        </w:rPr>
        <w:t xml:space="preserve"> {</w:t>
      </w:r>
    </w:p>
    <w:p w14:paraId="3204A70B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    unsigned int </w:t>
      </w:r>
      <w:proofErr w:type="spellStart"/>
      <w:r w:rsidRPr="00A27A3C">
        <w:rPr>
          <w:rFonts w:asciiTheme="majorEastAsia" w:eastAsiaTheme="majorEastAsia" w:hAnsiTheme="majorEastAsia"/>
        </w:rPr>
        <w:t>IDLen</w:t>
      </w:r>
      <w:proofErr w:type="spellEnd"/>
      <w:r w:rsidRPr="00A27A3C">
        <w:rPr>
          <w:rFonts w:asciiTheme="majorEastAsia" w:eastAsiaTheme="majorEastAsia" w:hAnsiTheme="majorEastAsia"/>
        </w:rPr>
        <w:t>;        // ID</w:t>
      </w:r>
      <w:r w:rsidRPr="00A27A3C">
        <w:rPr>
          <w:rFonts w:asciiTheme="majorEastAsia" w:eastAsiaTheme="majorEastAsia" w:hAnsiTheme="majorEastAsia" w:hint="eastAsia"/>
        </w:rPr>
        <w:t>长度</w:t>
      </w:r>
      <w:r w:rsidRPr="00A27A3C">
        <w:rPr>
          <w:rFonts w:asciiTheme="majorEastAsia" w:eastAsiaTheme="majorEastAsia" w:hAnsiTheme="majorEastAsia"/>
        </w:rPr>
        <w:t xml:space="preserve"> (SrioIDLen8/SrioIDLen16)</w:t>
      </w:r>
    </w:p>
    <w:p w14:paraId="77892570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    unsigned int </w:t>
      </w:r>
      <w:proofErr w:type="spellStart"/>
      <w:r w:rsidRPr="00A27A3C">
        <w:rPr>
          <w:rFonts w:asciiTheme="majorEastAsia" w:eastAsiaTheme="majorEastAsia" w:hAnsiTheme="majorEastAsia"/>
        </w:rPr>
        <w:t>SelfID</w:t>
      </w:r>
      <w:proofErr w:type="spellEnd"/>
      <w:r w:rsidRPr="00A27A3C">
        <w:rPr>
          <w:rFonts w:asciiTheme="majorEastAsia" w:eastAsiaTheme="majorEastAsia" w:hAnsiTheme="majorEastAsia"/>
        </w:rPr>
        <w:t xml:space="preserve">;       // </w:t>
      </w:r>
      <w:r w:rsidRPr="00A27A3C">
        <w:rPr>
          <w:rFonts w:asciiTheme="majorEastAsia" w:eastAsiaTheme="majorEastAsia" w:hAnsiTheme="majorEastAsia" w:hint="eastAsia"/>
        </w:rPr>
        <w:t>本端口</w:t>
      </w:r>
      <w:r w:rsidRPr="00A27A3C">
        <w:rPr>
          <w:rFonts w:asciiTheme="majorEastAsia" w:eastAsiaTheme="majorEastAsia" w:hAnsiTheme="majorEastAsia"/>
        </w:rPr>
        <w:t>ID</w:t>
      </w:r>
      <w:r w:rsidRPr="00A27A3C">
        <w:rPr>
          <w:rFonts w:asciiTheme="majorEastAsia" w:eastAsiaTheme="majorEastAsia" w:hAnsiTheme="majorEastAsia" w:hint="eastAsia"/>
        </w:rPr>
        <w:t>值</w:t>
      </w:r>
    </w:p>
    <w:p w14:paraId="636E2EB9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>};</w:t>
      </w:r>
    </w:p>
    <w:p w14:paraId="150364EC" w14:textId="03D6D1E0" w:rsidR="00706813" w:rsidRPr="00A27A3C" w:rsidRDefault="00706813" w:rsidP="00A27A3C">
      <w:pPr>
        <w:pStyle w:val="2"/>
        <w:spacing w:before="120"/>
        <w:rPr>
          <w:rFonts w:asciiTheme="majorEastAsia" w:eastAsiaTheme="majorEastAsia" w:hAnsiTheme="majorEastAsia" w:hint="eastAsia"/>
        </w:rPr>
      </w:pPr>
      <w:bookmarkStart w:id="216" w:name="_Toc224997485"/>
      <w:r w:rsidRPr="00A27A3C">
        <w:rPr>
          <w:rFonts w:asciiTheme="majorEastAsia" w:eastAsiaTheme="majorEastAsia" w:hAnsiTheme="majorEastAsia" w:hint="eastAsia"/>
        </w:rPr>
        <w:t>struct SRIODMA（DMA传输配置结构体）</w:t>
      </w:r>
      <w:bookmarkEnd w:id="216"/>
    </w:p>
    <w:p w14:paraId="3E4372EC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Fonts w:asciiTheme="majorEastAsia" w:eastAsiaTheme="majorEastAsia" w:hAnsiTheme="majorEastAsia" w:hint="eastAsia"/>
          <w:sz w:val="21"/>
          <w:szCs w:val="21"/>
        </w:rPr>
        <w:t xml:space="preserve">用于 </w:t>
      </w:r>
      <w:proofErr w:type="spellStart"/>
      <w:r w:rsidRPr="00A27A3C">
        <w:rPr>
          <w:rStyle w:val="HTML0"/>
          <w:rFonts w:asciiTheme="majorEastAsia" w:eastAsiaTheme="majorEastAsia" w:hAnsiTheme="majorEastAsia"/>
        </w:rPr>
        <w:t>SrioWDMA</w:t>
      </w:r>
      <w:proofErr w:type="spellEnd"/>
      <w:r w:rsidRPr="00A27A3C">
        <w:rPr>
          <w:rFonts w:asciiTheme="majorEastAsia" w:eastAsiaTheme="majorEastAsia" w:hAnsiTheme="majorEastAsia" w:hint="eastAsia"/>
          <w:sz w:val="21"/>
          <w:szCs w:val="21"/>
        </w:rPr>
        <w:t xml:space="preserve"> / </w:t>
      </w:r>
      <w:proofErr w:type="spellStart"/>
      <w:r w:rsidRPr="00A27A3C">
        <w:rPr>
          <w:rStyle w:val="HTML0"/>
          <w:rFonts w:asciiTheme="majorEastAsia" w:eastAsiaTheme="majorEastAsia" w:hAnsiTheme="majorEastAsia"/>
        </w:rPr>
        <w:t>SrioRDMA</w:t>
      </w:r>
      <w:proofErr w:type="spellEnd"/>
      <w:r w:rsidRPr="00A27A3C">
        <w:rPr>
          <w:rFonts w:asciiTheme="majorEastAsia" w:eastAsiaTheme="majorEastAsia" w:hAnsiTheme="majorEastAsia" w:hint="eastAsia"/>
          <w:sz w:val="21"/>
          <w:szCs w:val="21"/>
        </w:rPr>
        <w:t xml:space="preserve"> 函数，配置DMA读写传输参数。</w:t>
      </w:r>
    </w:p>
    <w:p w14:paraId="3C9CA29F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</w:p>
    <w:p w14:paraId="60179443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>struct SRIODMA {</w:t>
      </w:r>
    </w:p>
    <w:p w14:paraId="039FBAC4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    unsigned int DstID;                    // </w:t>
      </w:r>
      <w:r w:rsidRPr="00A27A3C">
        <w:rPr>
          <w:rFonts w:asciiTheme="majorEastAsia" w:eastAsiaTheme="majorEastAsia" w:hAnsiTheme="majorEastAsia" w:hint="eastAsia"/>
        </w:rPr>
        <w:t>目的</w:t>
      </w:r>
      <w:r w:rsidRPr="00A27A3C">
        <w:rPr>
          <w:rFonts w:asciiTheme="majorEastAsia" w:eastAsiaTheme="majorEastAsia" w:hAnsiTheme="majorEastAsia"/>
        </w:rPr>
        <w:t>ID</w:t>
      </w:r>
    </w:p>
    <w:p w14:paraId="21CC9E50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    unsigned long </w:t>
      </w:r>
      <w:proofErr w:type="spellStart"/>
      <w:r w:rsidRPr="00A27A3C">
        <w:rPr>
          <w:rFonts w:asciiTheme="majorEastAsia" w:eastAsiaTheme="majorEastAsia" w:hAnsiTheme="majorEastAsia"/>
        </w:rPr>
        <w:t>long</w:t>
      </w:r>
      <w:proofErr w:type="spellEnd"/>
      <w:r w:rsidRPr="00A27A3C">
        <w:rPr>
          <w:rFonts w:asciiTheme="majorEastAsia" w:eastAsiaTheme="majorEastAsia" w:hAnsiTheme="majorEastAsia"/>
        </w:rPr>
        <w:t xml:space="preserve"> </w:t>
      </w:r>
      <w:proofErr w:type="spellStart"/>
      <w:r w:rsidRPr="00A27A3C">
        <w:rPr>
          <w:rFonts w:asciiTheme="majorEastAsia" w:eastAsiaTheme="majorEastAsia" w:hAnsiTheme="majorEastAsia"/>
        </w:rPr>
        <w:t>SrcAdd</w:t>
      </w:r>
      <w:proofErr w:type="spellEnd"/>
      <w:r w:rsidRPr="00A27A3C">
        <w:rPr>
          <w:rFonts w:asciiTheme="majorEastAsia" w:eastAsiaTheme="majorEastAsia" w:hAnsiTheme="majorEastAsia"/>
        </w:rPr>
        <w:t xml:space="preserve">;             // </w:t>
      </w:r>
      <w:r w:rsidRPr="00A27A3C">
        <w:rPr>
          <w:rFonts w:asciiTheme="majorEastAsia" w:eastAsiaTheme="majorEastAsia" w:hAnsiTheme="majorEastAsia" w:hint="eastAsia"/>
        </w:rPr>
        <w:t>源地址</w:t>
      </w:r>
    </w:p>
    <w:p w14:paraId="41E223E0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    unsigned long </w:t>
      </w:r>
      <w:proofErr w:type="spellStart"/>
      <w:r w:rsidRPr="00A27A3C">
        <w:rPr>
          <w:rFonts w:asciiTheme="majorEastAsia" w:eastAsiaTheme="majorEastAsia" w:hAnsiTheme="majorEastAsia"/>
        </w:rPr>
        <w:t>long</w:t>
      </w:r>
      <w:proofErr w:type="spellEnd"/>
      <w:r w:rsidRPr="00A27A3C">
        <w:rPr>
          <w:rFonts w:asciiTheme="majorEastAsia" w:eastAsiaTheme="majorEastAsia" w:hAnsiTheme="majorEastAsia"/>
        </w:rPr>
        <w:t xml:space="preserve"> </w:t>
      </w:r>
      <w:proofErr w:type="spellStart"/>
      <w:r w:rsidRPr="00A27A3C">
        <w:rPr>
          <w:rFonts w:asciiTheme="majorEastAsia" w:eastAsiaTheme="majorEastAsia" w:hAnsiTheme="majorEastAsia"/>
        </w:rPr>
        <w:t>DstAdd</w:t>
      </w:r>
      <w:proofErr w:type="spellEnd"/>
      <w:r w:rsidRPr="00A27A3C">
        <w:rPr>
          <w:rFonts w:asciiTheme="majorEastAsia" w:eastAsiaTheme="majorEastAsia" w:hAnsiTheme="majorEastAsia"/>
        </w:rPr>
        <w:t xml:space="preserve">;             // </w:t>
      </w:r>
      <w:r w:rsidRPr="00A27A3C">
        <w:rPr>
          <w:rFonts w:asciiTheme="majorEastAsia" w:eastAsiaTheme="majorEastAsia" w:hAnsiTheme="majorEastAsia" w:hint="eastAsia"/>
        </w:rPr>
        <w:t>目的地址</w:t>
      </w:r>
    </w:p>
    <w:p w14:paraId="1B8726CA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    unsigned int Priority;                 // </w:t>
      </w:r>
      <w:r w:rsidRPr="00A27A3C">
        <w:rPr>
          <w:rFonts w:asciiTheme="majorEastAsia" w:eastAsiaTheme="majorEastAsia" w:hAnsiTheme="majorEastAsia" w:hint="eastAsia"/>
        </w:rPr>
        <w:t>优先级</w:t>
      </w:r>
    </w:p>
    <w:p w14:paraId="2AE7C1C4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    unsigned int CRF;                      // CRF</w:t>
      </w:r>
      <w:r w:rsidRPr="00A27A3C">
        <w:rPr>
          <w:rFonts w:asciiTheme="majorEastAsia" w:eastAsiaTheme="majorEastAsia" w:hAnsiTheme="majorEastAsia" w:hint="eastAsia"/>
        </w:rPr>
        <w:t>值</w:t>
      </w:r>
    </w:p>
    <w:p w14:paraId="18014064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    unsigned int </w:t>
      </w:r>
      <w:proofErr w:type="spellStart"/>
      <w:r w:rsidRPr="00A27A3C">
        <w:rPr>
          <w:rFonts w:asciiTheme="majorEastAsia" w:eastAsiaTheme="majorEastAsia" w:hAnsiTheme="majorEastAsia"/>
        </w:rPr>
        <w:t>EnDescriptor</w:t>
      </w:r>
      <w:proofErr w:type="spellEnd"/>
      <w:r w:rsidRPr="00A27A3C">
        <w:rPr>
          <w:rFonts w:asciiTheme="majorEastAsia" w:eastAsiaTheme="majorEastAsia" w:hAnsiTheme="majorEastAsia"/>
        </w:rPr>
        <w:t xml:space="preserve">;             // </w:t>
      </w:r>
      <w:r w:rsidRPr="00A27A3C">
        <w:rPr>
          <w:rFonts w:asciiTheme="majorEastAsia" w:eastAsiaTheme="majorEastAsia" w:hAnsiTheme="majorEastAsia" w:hint="eastAsia"/>
        </w:rPr>
        <w:t>描述符使能</w:t>
      </w:r>
    </w:p>
    <w:p w14:paraId="030FFB0C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    unsigned long </w:t>
      </w:r>
      <w:proofErr w:type="spellStart"/>
      <w:r w:rsidRPr="00A27A3C">
        <w:rPr>
          <w:rFonts w:asciiTheme="majorEastAsia" w:eastAsiaTheme="majorEastAsia" w:hAnsiTheme="majorEastAsia"/>
        </w:rPr>
        <w:t>long</w:t>
      </w:r>
      <w:proofErr w:type="spellEnd"/>
      <w:r w:rsidRPr="00A27A3C">
        <w:rPr>
          <w:rFonts w:asciiTheme="majorEastAsia" w:eastAsiaTheme="majorEastAsia" w:hAnsiTheme="majorEastAsia"/>
        </w:rPr>
        <w:t xml:space="preserve"> </w:t>
      </w:r>
      <w:proofErr w:type="spellStart"/>
      <w:r w:rsidRPr="00A27A3C">
        <w:rPr>
          <w:rFonts w:asciiTheme="majorEastAsia" w:eastAsiaTheme="majorEastAsia" w:hAnsiTheme="majorEastAsia"/>
        </w:rPr>
        <w:t>FirstDescriptorAdd</w:t>
      </w:r>
      <w:proofErr w:type="spellEnd"/>
      <w:r w:rsidRPr="00A27A3C">
        <w:rPr>
          <w:rFonts w:asciiTheme="majorEastAsia" w:eastAsiaTheme="majorEastAsia" w:hAnsiTheme="majorEastAsia"/>
        </w:rPr>
        <w:t xml:space="preserve">; // </w:t>
      </w:r>
      <w:r w:rsidRPr="00A27A3C">
        <w:rPr>
          <w:rFonts w:asciiTheme="majorEastAsia" w:eastAsiaTheme="majorEastAsia" w:hAnsiTheme="majorEastAsia" w:hint="eastAsia"/>
        </w:rPr>
        <w:t>第一个描述符地址</w:t>
      </w:r>
    </w:p>
    <w:p w14:paraId="171EB01D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    unsigned int </w:t>
      </w:r>
      <w:proofErr w:type="spellStart"/>
      <w:r w:rsidRPr="00A27A3C">
        <w:rPr>
          <w:rFonts w:asciiTheme="majorEastAsia" w:eastAsiaTheme="majorEastAsia" w:hAnsiTheme="majorEastAsia"/>
        </w:rPr>
        <w:t>DataLen</w:t>
      </w:r>
      <w:proofErr w:type="spellEnd"/>
      <w:r w:rsidRPr="00A27A3C">
        <w:rPr>
          <w:rFonts w:asciiTheme="majorEastAsia" w:eastAsiaTheme="majorEastAsia" w:hAnsiTheme="majorEastAsia"/>
        </w:rPr>
        <w:t xml:space="preserve">;                  // </w:t>
      </w:r>
      <w:r w:rsidRPr="00A27A3C">
        <w:rPr>
          <w:rFonts w:asciiTheme="majorEastAsia" w:eastAsiaTheme="majorEastAsia" w:hAnsiTheme="majorEastAsia" w:hint="eastAsia"/>
        </w:rPr>
        <w:t>数据长度</w:t>
      </w:r>
      <w:r w:rsidRPr="00A27A3C">
        <w:rPr>
          <w:rFonts w:asciiTheme="majorEastAsia" w:eastAsiaTheme="majorEastAsia" w:hAnsiTheme="majorEastAsia"/>
        </w:rPr>
        <w:t xml:space="preserve"> (</w:t>
      </w:r>
      <w:r w:rsidRPr="00A27A3C">
        <w:rPr>
          <w:rFonts w:asciiTheme="majorEastAsia" w:eastAsiaTheme="majorEastAsia" w:hAnsiTheme="majorEastAsia" w:hint="eastAsia"/>
        </w:rPr>
        <w:t>单位：字，</w:t>
      </w:r>
      <w:r w:rsidRPr="00A27A3C">
        <w:rPr>
          <w:rFonts w:asciiTheme="majorEastAsia" w:eastAsiaTheme="majorEastAsia" w:hAnsiTheme="majorEastAsia"/>
        </w:rPr>
        <w:t>32bit)</w:t>
      </w:r>
    </w:p>
    <w:p w14:paraId="0F56F739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    unsigned int </w:t>
      </w:r>
      <w:proofErr w:type="spellStart"/>
      <w:r w:rsidRPr="00A27A3C">
        <w:rPr>
          <w:rFonts w:asciiTheme="majorEastAsia" w:eastAsiaTheme="majorEastAsia" w:hAnsiTheme="majorEastAsia"/>
        </w:rPr>
        <w:t>EnSendDB</w:t>
      </w:r>
      <w:proofErr w:type="spellEnd"/>
      <w:r w:rsidRPr="00A27A3C">
        <w:rPr>
          <w:rFonts w:asciiTheme="majorEastAsia" w:eastAsiaTheme="majorEastAsia" w:hAnsiTheme="majorEastAsia"/>
        </w:rPr>
        <w:t xml:space="preserve">;                 // </w:t>
      </w:r>
      <w:r w:rsidRPr="00A27A3C">
        <w:rPr>
          <w:rFonts w:asciiTheme="majorEastAsia" w:eastAsiaTheme="majorEastAsia" w:hAnsiTheme="majorEastAsia" w:hint="eastAsia"/>
        </w:rPr>
        <w:t>发送完成后发</w:t>
      </w:r>
      <w:r w:rsidRPr="00A27A3C">
        <w:rPr>
          <w:rFonts w:asciiTheme="majorEastAsia" w:eastAsiaTheme="majorEastAsia" w:hAnsiTheme="majorEastAsia"/>
        </w:rPr>
        <w:t>Doorbell</w:t>
      </w:r>
      <w:r w:rsidRPr="00A27A3C">
        <w:rPr>
          <w:rFonts w:asciiTheme="majorEastAsia" w:eastAsiaTheme="majorEastAsia" w:hAnsiTheme="majorEastAsia" w:hint="eastAsia"/>
        </w:rPr>
        <w:t>使能</w:t>
      </w:r>
    </w:p>
    <w:p w14:paraId="1656F00B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>};</w:t>
      </w:r>
    </w:p>
    <w:p w14:paraId="2043A187" w14:textId="77777777" w:rsidR="00706813" w:rsidRPr="00A27A3C" w:rsidRDefault="00000000" w:rsidP="00706813">
      <w:pPr>
        <w:spacing w:before="300" w:after="300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/>
        </w:rPr>
        <w:lastRenderedPageBreak/>
        <w:pict w14:anchorId="382E7509">
          <v:rect id="_x0000_i1025" style="width:0;height:1.5pt" o:hralign="center" o:hrstd="t" o:hr="t" fillcolor="#a0a0a0" stroked="f"/>
        </w:pict>
      </w:r>
    </w:p>
    <w:p w14:paraId="5D986F1D" w14:textId="2A88065A" w:rsidR="00706813" w:rsidRPr="00A27A3C" w:rsidRDefault="00706813" w:rsidP="00A27A3C">
      <w:pPr>
        <w:pStyle w:val="1"/>
        <w:spacing w:before="120"/>
        <w:rPr>
          <w:rFonts w:asciiTheme="majorEastAsia" w:eastAsiaTheme="majorEastAsia" w:hAnsiTheme="majorEastAsia" w:hint="eastAsia"/>
        </w:rPr>
      </w:pPr>
      <w:bookmarkStart w:id="217" w:name="_Toc224997486"/>
      <w:r w:rsidRPr="00A27A3C">
        <w:rPr>
          <w:rFonts w:asciiTheme="majorEastAsia" w:eastAsiaTheme="majorEastAsia" w:hAnsiTheme="majorEastAsia" w:hint="eastAsia"/>
        </w:rPr>
        <w:t>核心API函数说明</w:t>
      </w:r>
      <w:bookmarkEnd w:id="217"/>
      <w:del w:id="218" w:author="ZHTY" w:date="2026-03-21T14:57:00Z" w16du:dateUtc="2026-03-21T06:57:00Z">
        <w:r w:rsidRPr="00A27A3C" w:rsidDel="003D413A">
          <w:rPr>
            <w:rFonts w:asciiTheme="majorEastAsia" w:eastAsiaTheme="majorEastAsia" w:hAnsiTheme="majorEastAsia" w:hint="eastAsia"/>
          </w:rPr>
          <w:delText>（按代码出现顺序）</w:delText>
        </w:r>
      </w:del>
    </w:p>
    <w:p w14:paraId="3BEB98C8" w14:textId="7E0E6261" w:rsidR="00706813" w:rsidRPr="00A27A3C" w:rsidRDefault="00706813" w:rsidP="00A27A3C">
      <w:pPr>
        <w:pStyle w:val="2"/>
        <w:spacing w:before="120"/>
        <w:rPr>
          <w:rFonts w:asciiTheme="majorEastAsia" w:eastAsiaTheme="majorEastAsia" w:hAnsiTheme="majorEastAsia" w:hint="eastAsia"/>
        </w:rPr>
      </w:pPr>
      <w:bookmarkStart w:id="219" w:name="_Toc224997487"/>
      <w:proofErr w:type="spellStart"/>
      <w:r w:rsidRPr="00A27A3C">
        <w:rPr>
          <w:rFonts w:asciiTheme="majorEastAsia" w:eastAsiaTheme="majorEastAsia" w:hAnsiTheme="majorEastAsia" w:hint="eastAsia"/>
        </w:rPr>
        <w:t>DelaySRIO</w:t>
      </w:r>
      <w:bookmarkEnd w:id="219"/>
      <w:proofErr w:type="spellEnd"/>
    </w:p>
    <w:p w14:paraId="5851040D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函数原型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</w:t>
      </w:r>
    </w:p>
    <w:p w14:paraId="371546EE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void </w:t>
      </w:r>
      <w:proofErr w:type="spellStart"/>
      <w:r w:rsidRPr="00A27A3C">
        <w:rPr>
          <w:rFonts w:asciiTheme="majorEastAsia" w:eastAsiaTheme="majorEastAsia" w:hAnsiTheme="majorEastAsia"/>
        </w:rPr>
        <w:t>DelaySRIO</w:t>
      </w:r>
      <w:proofErr w:type="spellEnd"/>
      <w:r w:rsidRPr="00A27A3C">
        <w:rPr>
          <w:rFonts w:asciiTheme="majorEastAsia" w:eastAsiaTheme="majorEastAsia" w:hAnsiTheme="majorEastAsia"/>
        </w:rPr>
        <w:t xml:space="preserve">(unsigned int </w:t>
      </w:r>
      <w:proofErr w:type="spellStart"/>
      <w:r w:rsidRPr="00A27A3C">
        <w:rPr>
          <w:rFonts w:asciiTheme="majorEastAsia" w:eastAsiaTheme="majorEastAsia" w:hAnsiTheme="majorEastAsia"/>
        </w:rPr>
        <w:t>cnt</w:t>
      </w:r>
      <w:proofErr w:type="spellEnd"/>
      <w:r w:rsidRPr="00A27A3C">
        <w:rPr>
          <w:rFonts w:asciiTheme="majorEastAsia" w:eastAsiaTheme="majorEastAsia" w:hAnsiTheme="majorEastAsia"/>
        </w:rPr>
        <w:t>);</w:t>
      </w:r>
    </w:p>
    <w:p w14:paraId="464EFAFE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功能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：软件延时函数，通过嵌套空循环实现固定时长的延时，用于SRIO硬件初始化的时序等待。</w:t>
      </w:r>
    </w:p>
    <w:p w14:paraId="5EFFB6A4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参数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</w:t>
      </w:r>
      <w:proofErr w:type="spellStart"/>
      <w:r w:rsidRPr="00A27A3C">
        <w:rPr>
          <w:rStyle w:val="HTML0"/>
          <w:rFonts w:asciiTheme="majorEastAsia" w:eastAsiaTheme="majorEastAsia" w:hAnsiTheme="majorEastAsia"/>
        </w:rPr>
        <w:t>cnt</w:t>
      </w:r>
      <w:proofErr w:type="spellEnd"/>
      <w:r w:rsidRPr="00A27A3C">
        <w:rPr>
          <w:rFonts w:asciiTheme="majorEastAsia" w:eastAsiaTheme="majorEastAsia" w:hAnsiTheme="majorEastAsia" w:hint="eastAsia"/>
          <w:sz w:val="21"/>
          <w:szCs w:val="21"/>
        </w:rPr>
        <w:t xml:space="preserve"> - 外层循环次数，次数越多延时越长。</w:t>
      </w:r>
    </w:p>
    <w:p w14:paraId="130E9FA7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返回值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：无</w:t>
      </w:r>
    </w:p>
    <w:p w14:paraId="330F76A0" w14:textId="19D05BEA" w:rsidR="00706813" w:rsidRPr="00A27A3C" w:rsidRDefault="00706813" w:rsidP="00A27A3C">
      <w:pPr>
        <w:pStyle w:val="2"/>
        <w:spacing w:before="120"/>
        <w:rPr>
          <w:rFonts w:asciiTheme="majorEastAsia" w:eastAsiaTheme="majorEastAsia" w:hAnsiTheme="majorEastAsia" w:hint="eastAsia"/>
        </w:rPr>
      </w:pPr>
      <w:bookmarkStart w:id="220" w:name="_Toc224997488"/>
      <w:proofErr w:type="spellStart"/>
      <w:r w:rsidRPr="00A27A3C">
        <w:rPr>
          <w:rFonts w:asciiTheme="majorEastAsia" w:eastAsiaTheme="majorEastAsia" w:hAnsiTheme="majorEastAsia" w:hint="eastAsia"/>
        </w:rPr>
        <w:t>SrioChangeEnding</w:t>
      </w:r>
      <w:bookmarkEnd w:id="220"/>
      <w:proofErr w:type="spellEnd"/>
    </w:p>
    <w:p w14:paraId="7346B15D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函数原型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</w:t>
      </w:r>
    </w:p>
    <w:p w14:paraId="7A0F236F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unsigned int </w:t>
      </w:r>
      <w:proofErr w:type="spellStart"/>
      <w:r w:rsidRPr="00A27A3C">
        <w:rPr>
          <w:rFonts w:asciiTheme="majorEastAsia" w:eastAsiaTheme="majorEastAsia" w:hAnsiTheme="majorEastAsia"/>
        </w:rPr>
        <w:t>SrioChangeEnding</w:t>
      </w:r>
      <w:proofErr w:type="spellEnd"/>
      <w:r w:rsidRPr="00A27A3C">
        <w:rPr>
          <w:rFonts w:asciiTheme="majorEastAsia" w:eastAsiaTheme="majorEastAsia" w:hAnsiTheme="majorEastAsia"/>
        </w:rPr>
        <w:t>(unsigned int Input);</w:t>
      </w:r>
    </w:p>
    <w:p w14:paraId="31CF53D5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功能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：按字节进行32位数据的大小端转换，适配SRIO协议的字节序要求。</w:t>
      </w:r>
    </w:p>
    <w:p w14:paraId="79CFEB9E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参数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</w:t>
      </w:r>
      <w:r w:rsidRPr="00A27A3C">
        <w:rPr>
          <w:rStyle w:val="HTML0"/>
          <w:rFonts w:asciiTheme="majorEastAsia" w:eastAsiaTheme="majorEastAsia" w:hAnsiTheme="majorEastAsia"/>
        </w:rPr>
        <w:t>Input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 xml:space="preserve"> - 待转换的32位原始数据。</w:t>
      </w:r>
    </w:p>
    <w:p w14:paraId="388EF30D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返回值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：转换后的32位数据。</w:t>
      </w:r>
    </w:p>
    <w:p w14:paraId="5F0F0DDE" w14:textId="5B9C792A" w:rsidR="00706813" w:rsidRPr="00A27A3C" w:rsidRDefault="00706813" w:rsidP="00A27A3C">
      <w:pPr>
        <w:pStyle w:val="2"/>
        <w:spacing w:before="120"/>
        <w:rPr>
          <w:rFonts w:asciiTheme="majorEastAsia" w:eastAsiaTheme="majorEastAsia" w:hAnsiTheme="majorEastAsia" w:hint="eastAsia"/>
        </w:rPr>
      </w:pPr>
      <w:bookmarkStart w:id="221" w:name="_Toc224997489"/>
      <w:proofErr w:type="spellStart"/>
      <w:r w:rsidRPr="00A27A3C">
        <w:rPr>
          <w:rFonts w:asciiTheme="majorEastAsia" w:eastAsiaTheme="majorEastAsia" w:hAnsiTheme="majorEastAsia" w:hint="eastAsia"/>
        </w:rPr>
        <w:t>SrioCreatAPIOWindow</w:t>
      </w:r>
      <w:bookmarkEnd w:id="221"/>
      <w:proofErr w:type="spellEnd"/>
    </w:p>
    <w:p w14:paraId="5F93D6D0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函数原型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</w:t>
      </w:r>
    </w:p>
    <w:p w14:paraId="45A4C93F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unsigned int </w:t>
      </w:r>
      <w:proofErr w:type="spellStart"/>
      <w:r w:rsidRPr="00A27A3C">
        <w:rPr>
          <w:rFonts w:asciiTheme="majorEastAsia" w:eastAsiaTheme="majorEastAsia" w:hAnsiTheme="majorEastAsia"/>
        </w:rPr>
        <w:t>SrioCreatAPIOWindow</w:t>
      </w:r>
      <w:proofErr w:type="spellEnd"/>
      <w:r w:rsidRPr="00A27A3C">
        <w:rPr>
          <w:rFonts w:asciiTheme="majorEastAsia" w:eastAsiaTheme="majorEastAsia" w:hAnsiTheme="majorEastAsia"/>
        </w:rPr>
        <w:t xml:space="preserve">(unsigned int Instance, struct </w:t>
      </w:r>
      <w:proofErr w:type="spellStart"/>
      <w:r w:rsidRPr="00A27A3C">
        <w:rPr>
          <w:rFonts w:asciiTheme="majorEastAsia" w:eastAsiaTheme="majorEastAsia" w:hAnsiTheme="majorEastAsia"/>
        </w:rPr>
        <w:t>SRIOAPIOStruct</w:t>
      </w:r>
      <w:proofErr w:type="spellEnd"/>
      <w:r w:rsidRPr="00A27A3C">
        <w:rPr>
          <w:rFonts w:asciiTheme="majorEastAsia" w:eastAsiaTheme="majorEastAsia" w:hAnsiTheme="majorEastAsia"/>
        </w:rPr>
        <w:t xml:space="preserve"> * </w:t>
      </w:r>
      <w:proofErr w:type="spellStart"/>
      <w:r w:rsidRPr="00A27A3C">
        <w:rPr>
          <w:rFonts w:asciiTheme="majorEastAsia" w:eastAsiaTheme="majorEastAsia" w:hAnsiTheme="majorEastAsia"/>
        </w:rPr>
        <w:t>SRIOAPIOStruct</w:t>
      </w:r>
      <w:proofErr w:type="spellEnd"/>
      <w:r w:rsidRPr="00A27A3C">
        <w:rPr>
          <w:rFonts w:asciiTheme="majorEastAsia" w:eastAsiaTheme="majorEastAsia" w:hAnsiTheme="majorEastAsia"/>
        </w:rPr>
        <w:t>);</w:t>
      </w:r>
    </w:p>
    <w:p w14:paraId="5DC94E00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功能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：创建SRIO APIO（Outbound）出站窗口，配置本地地址到对端SRIO地址的映射关系，实现出站地址转换。</w:t>
      </w:r>
    </w:p>
    <w:p w14:paraId="0EC24738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参数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</w:t>
      </w:r>
    </w:p>
    <w:p w14:paraId="4E32F46D" w14:textId="77777777" w:rsidR="00706813" w:rsidRPr="00A27A3C" w:rsidRDefault="00706813" w:rsidP="00706813">
      <w:pPr>
        <w:widowControl/>
        <w:numPr>
          <w:ilvl w:val="0"/>
          <w:numId w:val="34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r w:rsidRPr="00A27A3C">
        <w:rPr>
          <w:rStyle w:val="HTML0"/>
          <w:rFonts w:asciiTheme="majorEastAsia" w:eastAsiaTheme="majorEastAsia" w:hAnsiTheme="majorEastAsia"/>
        </w:rPr>
        <w:t>Instance</w:t>
      </w:r>
      <w:r w:rsidRPr="00A27A3C">
        <w:rPr>
          <w:rFonts w:asciiTheme="majorEastAsia" w:eastAsiaTheme="majorEastAsia" w:hAnsiTheme="majorEastAsia" w:hint="eastAsia"/>
        </w:rPr>
        <w:t xml:space="preserve">：SRIO实例号，可选值 </w:t>
      </w:r>
      <w:r w:rsidRPr="00A27A3C">
        <w:rPr>
          <w:rStyle w:val="HTML0"/>
          <w:rFonts w:asciiTheme="majorEastAsia" w:eastAsiaTheme="majorEastAsia" w:hAnsiTheme="majorEastAsia"/>
        </w:rPr>
        <w:t>SrioInstance0</w:t>
      </w:r>
      <w:r w:rsidRPr="00A27A3C">
        <w:rPr>
          <w:rFonts w:asciiTheme="majorEastAsia" w:eastAsiaTheme="majorEastAsia" w:hAnsiTheme="majorEastAsia" w:hint="eastAsia"/>
        </w:rPr>
        <w:t xml:space="preserve"> / </w:t>
      </w:r>
      <w:r w:rsidRPr="00A27A3C">
        <w:rPr>
          <w:rStyle w:val="HTML0"/>
          <w:rFonts w:asciiTheme="majorEastAsia" w:eastAsiaTheme="majorEastAsia" w:hAnsiTheme="majorEastAsia"/>
        </w:rPr>
        <w:t>SrioInstance1</w:t>
      </w:r>
    </w:p>
    <w:p w14:paraId="13D7E593" w14:textId="77777777" w:rsidR="00706813" w:rsidRPr="00A27A3C" w:rsidRDefault="00706813" w:rsidP="00706813">
      <w:pPr>
        <w:widowControl/>
        <w:numPr>
          <w:ilvl w:val="0"/>
          <w:numId w:val="34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proofErr w:type="spellStart"/>
      <w:r w:rsidRPr="00A27A3C">
        <w:rPr>
          <w:rStyle w:val="HTML0"/>
          <w:rFonts w:asciiTheme="majorEastAsia" w:eastAsiaTheme="majorEastAsia" w:hAnsiTheme="majorEastAsia"/>
        </w:rPr>
        <w:t>SRIOAPIOStruct</w:t>
      </w:r>
      <w:proofErr w:type="spellEnd"/>
      <w:r w:rsidRPr="00A27A3C">
        <w:rPr>
          <w:rFonts w:asciiTheme="majorEastAsia" w:eastAsiaTheme="majorEastAsia" w:hAnsiTheme="majorEastAsia" w:hint="eastAsia"/>
        </w:rPr>
        <w:t>：APIO窗口配置结构体指针</w:t>
      </w:r>
    </w:p>
    <w:p w14:paraId="5C8EE210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lastRenderedPageBreak/>
        <w:t>返回值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</w:t>
      </w:r>
    </w:p>
    <w:p w14:paraId="70835959" w14:textId="77777777" w:rsidR="00706813" w:rsidRPr="00A27A3C" w:rsidRDefault="00706813" w:rsidP="00706813">
      <w:pPr>
        <w:widowControl/>
        <w:numPr>
          <w:ilvl w:val="0"/>
          <w:numId w:val="35"/>
        </w:numPr>
        <w:spacing w:before="80" w:after="80" w:line="240" w:lineRule="auto"/>
        <w:ind w:left="420" w:hanging="420"/>
        <w:jc w:val="left"/>
        <w:rPr>
          <w:rFonts w:asciiTheme="majorEastAsia" w:eastAsiaTheme="majorEastAsia" w:hAnsiTheme="majorEastAsia" w:hint="eastAsia"/>
        </w:rPr>
      </w:pPr>
      <w:r w:rsidRPr="00A27A3C">
        <w:rPr>
          <w:rStyle w:val="HTML0"/>
          <w:rFonts w:asciiTheme="majorEastAsia" w:eastAsiaTheme="majorEastAsia" w:hAnsiTheme="majorEastAsia"/>
        </w:rPr>
        <w:t>0</w:t>
      </w:r>
      <w:r w:rsidRPr="00A27A3C">
        <w:rPr>
          <w:rFonts w:asciiTheme="majorEastAsia" w:eastAsiaTheme="majorEastAsia" w:hAnsiTheme="majorEastAsia" w:hint="eastAsia"/>
        </w:rPr>
        <w:t>：窗口创建成功</w:t>
      </w:r>
    </w:p>
    <w:p w14:paraId="7A07ADDB" w14:textId="77777777" w:rsidR="00706813" w:rsidRPr="00A27A3C" w:rsidRDefault="00706813" w:rsidP="00706813">
      <w:pPr>
        <w:widowControl/>
        <w:numPr>
          <w:ilvl w:val="0"/>
          <w:numId w:val="35"/>
        </w:numPr>
        <w:spacing w:before="80" w:after="80" w:line="240" w:lineRule="auto"/>
        <w:ind w:left="420" w:hanging="420"/>
        <w:jc w:val="left"/>
        <w:rPr>
          <w:rFonts w:asciiTheme="majorEastAsia" w:eastAsiaTheme="majorEastAsia" w:hAnsiTheme="majorEastAsia" w:hint="eastAsia"/>
        </w:rPr>
      </w:pPr>
      <w:r w:rsidRPr="00A27A3C">
        <w:rPr>
          <w:rStyle w:val="HTML0"/>
          <w:rFonts w:asciiTheme="majorEastAsia" w:eastAsiaTheme="majorEastAsia" w:hAnsiTheme="majorEastAsia"/>
        </w:rPr>
        <w:t>1</w:t>
      </w:r>
      <w:r w:rsidRPr="00A27A3C">
        <w:rPr>
          <w:rFonts w:asciiTheme="majorEastAsia" w:eastAsiaTheme="majorEastAsia" w:hAnsiTheme="majorEastAsia" w:hint="eastAsia"/>
        </w:rPr>
        <w:t>：窗口创建失败（窗口号超过15的合法范围）</w:t>
      </w:r>
    </w:p>
    <w:p w14:paraId="13A59496" w14:textId="55A061A0" w:rsidR="00706813" w:rsidRPr="00A27A3C" w:rsidRDefault="00706813" w:rsidP="00A27A3C">
      <w:pPr>
        <w:pStyle w:val="2"/>
        <w:spacing w:before="120"/>
        <w:rPr>
          <w:rFonts w:asciiTheme="majorEastAsia" w:eastAsiaTheme="majorEastAsia" w:hAnsiTheme="majorEastAsia" w:hint="eastAsia"/>
        </w:rPr>
      </w:pPr>
      <w:bookmarkStart w:id="222" w:name="_Toc224997490"/>
      <w:proofErr w:type="spellStart"/>
      <w:r w:rsidRPr="00A27A3C">
        <w:rPr>
          <w:rFonts w:asciiTheme="majorEastAsia" w:eastAsiaTheme="majorEastAsia" w:hAnsiTheme="majorEastAsia" w:hint="eastAsia"/>
        </w:rPr>
        <w:t>SrioRPIOMap</w:t>
      </w:r>
      <w:proofErr w:type="spellEnd"/>
      <w:r w:rsidRPr="00A27A3C">
        <w:rPr>
          <w:rFonts w:asciiTheme="majorEastAsia" w:eastAsiaTheme="majorEastAsia" w:hAnsiTheme="majorEastAsia" w:hint="eastAsia"/>
        </w:rPr>
        <w:t>（核心入站映射函数）</w:t>
      </w:r>
      <w:bookmarkEnd w:id="222"/>
    </w:p>
    <w:p w14:paraId="5241F2DE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函数原型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</w:t>
      </w:r>
    </w:p>
    <w:p w14:paraId="470F0737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void </w:t>
      </w:r>
      <w:proofErr w:type="spellStart"/>
      <w:r w:rsidRPr="00A27A3C">
        <w:rPr>
          <w:rFonts w:asciiTheme="majorEastAsia" w:eastAsiaTheme="majorEastAsia" w:hAnsiTheme="majorEastAsia"/>
        </w:rPr>
        <w:t>SrioRPIOMap</w:t>
      </w:r>
      <w:proofErr w:type="spellEnd"/>
      <w:r w:rsidRPr="00A27A3C">
        <w:rPr>
          <w:rFonts w:asciiTheme="majorEastAsia" w:eastAsiaTheme="majorEastAsia" w:hAnsiTheme="majorEastAsia"/>
        </w:rPr>
        <w:t>(unsigned int Instance);</w:t>
      </w:r>
    </w:p>
    <w:p w14:paraId="26949748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功能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：配置SRIO入站地址映射（RPIO），是SRIO接收数据的核心配置：</w:t>
      </w:r>
    </w:p>
    <w:p w14:paraId="2D7C77E1" w14:textId="77777777" w:rsidR="00706813" w:rsidRPr="00A27A3C" w:rsidRDefault="00706813" w:rsidP="00706813">
      <w:pPr>
        <w:widowControl/>
        <w:numPr>
          <w:ilvl w:val="0"/>
          <w:numId w:val="36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 w:hint="eastAsia"/>
        </w:rPr>
        <w:t xml:space="preserve">使用SRIO地址的 </w:t>
      </w:r>
      <w:r w:rsidRPr="00A27A3C">
        <w:rPr>
          <w:rStyle w:val="HTML0"/>
          <w:rFonts w:asciiTheme="majorEastAsia" w:eastAsiaTheme="majorEastAsia" w:hAnsiTheme="majorEastAsia"/>
        </w:rPr>
        <w:t>bit[31:28]</w:t>
      </w:r>
      <w:r w:rsidRPr="00A27A3C">
        <w:rPr>
          <w:rFonts w:asciiTheme="majorEastAsia" w:eastAsiaTheme="majorEastAsia" w:hAnsiTheme="majorEastAsia" w:hint="eastAsia"/>
        </w:rPr>
        <w:t xml:space="preserve"> 选择LUT查找表</w:t>
      </w:r>
    </w:p>
    <w:p w14:paraId="1B0FBA99" w14:textId="77777777" w:rsidR="00706813" w:rsidRPr="00A27A3C" w:rsidRDefault="00706813" w:rsidP="00706813">
      <w:pPr>
        <w:widowControl/>
        <w:numPr>
          <w:ilvl w:val="0"/>
          <w:numId w:val="36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 w:hint="eastAsia"/>
        </w:rPr>
        <w:t xml:space="preserve">配置16个LUT表，实现SRIO地址到DSP内部地址的 </w:t>
      </w:r>
      <w:r w:rsidRPr="00A27A3C">
        <w:rPr>
          <w:rStyle w:val="aff7"/>
          <w:rFonts w:asciiTheme="majorEastAsia" w:eastAsiaTheme="majorEastAsia" w:hAnsiTheme="majorEastAsia" w:hint="eastAsia"/>
        </w:rPr>
        <w:t>1:1直接映射</w:t>
      </w:r>
    </w:p>
    <w:p w14:paraId="45763A7A" w14:textId="77777777" w:rsidR="00706813" w:rsidRPr="00A27A3C" w:rsidRDefault="00706813" w:rsidP="00706813">
      <w:pPr>
        <w:widowControl/>
        <w:numPr>
          <w:ilvl w:val="0"/>
          <w:numId w:val="36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 w:hint="eastAsia"/>
        </w:rPr>
        <w:t xml:space="preserve">配置 </w:t>
      </w:r>
      <w:r w:rsidRPr="00A27A3C">
        <w:rPr>
          <w:rStyle w:val="HTML0"/>
          <w:rFonts w:asciiTheme="majorEastAsia" w:eastAsiaTheme="majorEastAsia" w:hAnsiTheme="majorEastAsia"/>
        </w:rPr>
        <w:t>RAB_RIO_AMAP_BYPS = 0x1</w:t>
      </w:r>
      <w:r w:rsidRPr="00A27A3C">
        <w:rPr>
          <w:rFonts w:asciiTheme="majorEastAsia" w:eastAsiaTheme="majorEastAsia" w:hAnsiTheme="majorEastAsia" w:hint="eastAsia"/>
        </w:rPr>
        <w:t>，启用源地址直接映射模式</w:t>
      </w:r>
    </w:p>
    <w:p w14:paraId="63AE2B51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参数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</w:t>
      </w:r>
      <w:r w:rsidRPr="00A27A3C">
        <w:rPr>
          <w:rStyle w:val="HTML0"/>
          <w:rFonts w:asciiTheme="majorEastAsia" w:eastAsiaTheme="majorEastAsia" w:hAnsiTheme="majorEastAsia"/>
        </w:rPr>
        <w:t>Instance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：SRIO实例号</w:t>
      </w:r>
    </w:p>
    <w:p w14:paraId="2BC0A9D4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返回值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：无</w:t>
      </w:r>
    </w:p>
    <w:p w14:paraId="193FF6F8" w14:textId="142BEBAC" w:rsidR="00706813" w:rsidRPr="00A27A3C" w:rsidRDefault="00706813" w:rsidP="00A27A3C">
      <w:pPr>
        <w:pStyle w:val="2"/>
        <w:spacing w:before="120"/>
        <w:rPr>
          <w:rFonts w:asciiTheme="majorEastAsia" w:eastAsiaTheme="majorEastAsia" w:hAnsiTheme="majorEastAsia" w:hint="eastAsia"/>
        </w:rPr>
      </w:pPr>
      <w:bookmarkStart w:id="223" w:name="_Toc224997491"/>
      <w:proofErr w:type="spellStart"/>
      <w:r w:rsidRPr="00A27A3C">
        <w:rPr>
          <w:rFonts w:asciiTheme="majorEastAsia" w:eastAsiaTheme="majorEastAsia" w:hAnsiTheme="majorEastAsia" w:hint="eastAsia"/>
        </w:rPr>
        <w:t>SrioClkOpen</w:t>
      </w:r>
      <w:proofErr w:type="spellEnd"/>
      <w:r w:rsidRPr="00A27A3C">
        <w:rPr>
          <w:rFonts w:asciiTheme="majorEastAsia" w:eastAsiaTheme="majorEastAsia" w:hAnsiTheme="majorEastAsia" w:hint="eastAsia"/>
        </w:rPr>
        <w:t xml:space="preserve"> / </w:t>
      </w:r>
      <w:proofErr w:type="spellStart"/>
      <w:r w:rsidRPr="00A27A3C">
        <w:rPr>
          <w:rFonts w:asciiTheme="majorEastAsia" w:eastAsiaTheme="majorEastAsia" w:hAnsiTheme="majorEastAsia" w:hint="eastAsia"/>
        </w:rPr>
        <w:t>SrioClkClose</w:t>
      </w:r>
      <w:bookmarkEnd w:id="223"/>
      <w:proofErr w:type="spellEnd"/>
    </w:p>
    <w:p w14:paraId="45F25079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函数原型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</w:t>
      </w:r>
    </w:p>
    <w:p w14:paraId="7C061DA0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</w:p>
    <w:p w14:paraId="11AB8401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unsigned int </w:t>
      </w:r>
      <w:proofErr w:type="spellStart"/>
      <w:r w:rsidRPr="00A27A3C">
        <w:rPr>
          <w:rFonts w:asciiTheme="majorEastAsia" w:eastAsiaTheme="majorEastAsia" w:hAnsiTheme="majorEastAsia"/>
        </w:rPr>
        <w:t>SrioClkOpen</w:t>
      </w:r>
      <w:proofErr w:type="spellEnd"/>
      <w:r w:rsidRPr="00A27A3C">
        <w:rPr>
          <w:rFonts w:asciiTheme="majorEastAsia" w:eastAsiaTheme="majorEastAsia" w:hAnsiTheme="majorEastAsia"/>
        </w:rPr>
        <w:t xml:space="preserve">(unsigned int </w:t>
      </w:r>
      <w:proofErr w:type="spellStart"/>
      <w:r w:rsidRPr="00A27A3C">
        <w:rPr>
          <w:rFonts w:asciiTheme="majorEastAsia" w:eastAsiaTheme="majorEastAsia" w:hAnsiTheme="majorEastAsia"/>
        </w:rPr>
        <w:t>SrioInstance</w:t>
      </w:r>
      <w:proofErr w:type="spellEnd"/>
      <w:r w:rsidRPr="00A27A3C">
        <w:rPr>
          <w:rFonts w:asciiTheme="majorEastAsia" w:eastAsiaTheme="majorEastAsia" w:hAnsiTheme="majorEastAsia"/>
        </w:rPr>
        <w:t>);</w:t>
      </w:r>
    </w:p>
    <w:p w14:paraId="7BF3DE05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unsigned int </w:t>
      </w:r>
      <w:proofErr w:type="spellStart"/>
      <w:r w:rsidRPr="00A27A3C">
        <w:rPr>
          <w:rFonts w:asciiTheme="majorEastAsia" w:eastAsiaTheme="majorEastAsia" w:hAnsiTheme="majorEastAsia"/>
        </w:rPr>
        <w:t>SrioClkClose</w:t>
      </w:r>
      <w:proofErr w:type="spellEnd"/>
      <w:r w:rsidRPr="00A27A3C">
        <w:rPr>
          <w:rFonts w:asciiTheme="majorEastAsia" w:eastAsiaTheme="majorEastAsia" w:hAnsiTheme="majorEastAsia"/>
        </w:rPr>
        <w:t xml:space="preserve">(unsigned int </w:t>
      </w:r>
      <w:proofErr w:type="spellStart"/>
      <w:r w:rsidRPr="00A27A3C">
        <w:rPr>
          <w:rFonts w:asciiTheme="majorEastAsia" w:eastAsiaTheme="majorEastAsia" w:hAnsiTheme="majorEastAsia"/>
        </w:rPr>
        <w:t>SrioInstance</w:t>
      </w:r>
      <w:proofErr w:type="spellEnd"/>
      <w:r w:rsidRPr="00A27A3C">
        <w:rPr>
          <w:rFonts w:asciiTheme="majorEastAsia" w:eastAsiaTheme="majorEastAsia" w:hAnsiTheme="majorEastAsia"/>
        </w:rPr>
        <w:t>);</w:t>
      </w:r>
    </w:p>
    <w:p w14:paraId="559966D8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功能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</w:t>
      </w:r>
    </w:p>
    <w:p w14:paraId="790B3E36" w14:textId="77777777" w:rsidR="00706813" w:rsidRPr="00A27A3C" w:rsidRDefault="00706813" w:rsidP="00706813">
      <w:pPr>
        <w:widowControl/>
        <w:numPr>
          <w:ilvl w:val="0"/>
          <w:numId w:val="37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proofErr w:type="spellStart"/>
      <w:r w:rsidRPr="00A27A3C">
        <w:rPr>
          <w:rStyle w:val="HTML0"/>
          <w:rFonts w:asciiTheme="majorEastAsia" w:eastAsiaTheme="majorEastAsia" w:hAnsiTheme="majorEastAsia"/>
        </w:rPr>
        <w:t>SrioClkOpen</w:t>
      </w:r>
      <w:proofErr w:type="spellEnd"/>
      <w:r w:rsidRPr="00A27A3C">
        <w:rPr>
          <w:rFonts w:asciiTheme="majorEastAsia" w:eastAsiaTheme="majorEastAsia" w:hAnsiTheme="majorEastAsia" w:hint="eastAsia"/>
        </w:rPr>
        <w:t>：打开SRIO的PSC电源和时钟控制，使能SRIO硬件工作</w:t>
      </w:r>
    </w:p>
    <w:p w14:paraId="3F5EA457" w14:textId="77777777" w:rsidR="00706813" w:rsidRPr="00A27A3C" w:rsidRDefault="00706813" w:rsidP="00706813">
      <w:pPr>
        <w:widowControl/>
        <w:numPr>
          <w:ilvl w:val="0"/>
          <w:numId w:val="37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proofErr w:type="spellStart"/>
      <w:r w:rsidRPr="00A27A3C">
        <w:rPr>
          <w:rStyle w:val="HTML0"/>
          <w:rFonts w:asciiTheme="majorEastAsia" w:eastAsiaTheme="majorEastAsia" w:hAnsiTheme="majorEastAsia"/>
        </w:rPr>
        <w:t>SrioClkClose</w:t>
      </w:r>
      <w:proofErr w:type="spellEnd"/>
      <w:r w:rsidRPr="00A27A3C">
        <w:rPr>
          <w:rFonts w:asciiTheme="majorEastAsia" w:eastAsiaTheme="majorEastAsia" w:hAnsiTheme="majorEastAsia" w:hint="eastAsia"/>
        </w:rPr>
        <w:t>：关闭SRIO的PSC电源和时钟控制，关闭SRIO硬件</w:t>
      </w:r>
    </w:p>
    <w:p w14:paraId="2CD367DC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参数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</w:t>
      </w:r>
      <w:proofErr w:type="spellStart"/>
      <w:r w:rsidRPr="00A27A3C">
        <w:rPr>
          <w:rStyle w:val="HTML0"/>
          <w:rFonts w:asciiTheme="majorEastAsia" w:eastAsiaTheme="majorEastAsia" w:hAnsiTheme="majorEastAsia"/>
        </w:rPr>
        <w:t>SrioInstance</w:t>
      </w:r>
      <w:proofErr w:type="spellEnd"/>
      <w:r w:rsidRPr="00A27A3C">
        <w:rPr>
          <w:rFonts w:asciiTheme="majorEastAsia" w:eastAsiaTheme="majorEastAsia" w:hAnsiTheme="majorEastAsia" w:hint="eastAsia"/>
          <w:sz w:val="21"/>
          <w:szCs w:val="21"/>
        </w:rPr>
        <w:t>：SRIO实例号</w:t>
      </w:r>
    </w:p>
    <w:p w14:paraId="45443CFC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返回值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</w:t>
      </w:r>
      <w:r w:rsidRPr="00A27A3C">
        <w:rPr>
          <w:rStyle w:val="HTML0"/>
          <w:rFonts w:asciiTheme="majorEastAsia" w:eastAsiaTheme="majorEastAsia" w:hAnsiTheme="majorEastAsia"/>
        </w:rPr>
        <w:t>0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：操作成功</w:t>
      </w:r>
    </w:p>
    <w:p w14:paraId="65E4761F" w14:textId="66A69B7C" w:rsidR="00706813" w:rsidRPr="00A27A3C" w:rsidRDefault="00706813" w:rsidP="00A27A3C">
      <w:pPr>
        <w:pStyle w:val="2"/>
        <w:spacing w:before="120"/>
        <w:rPr>
          <w:rFonts w:asciiTheme="majorEastAsia" w:eastAsiaTheme="majorEastAsia" w:hAnsiTheme="majorEastAsia" w:hint="eastAsia"/>
        </w:rPr>
      </w:pPr>
      <w:bookmarkStart w:id="224" w:name="_Toc224997492"/>
      <w:proofErr w:type="spellStart"/>
      <w:r w:rsidRPr="00A27A3C">
        <w:rPr>
          <w:rFonts w:asciiTheme="majorEastAsia" w:eastAsiaTheme="majorEastAsia" w:hAnsiTheme="majorEastAsia" w:hint="eastAsia"/>
        </w:rPr>
        <w:t>SrioPhyInit</w:t>
      </w:r>
      <w:bookmarkEnd w:id="224"/>
      <w:proofErr w:type="spellEnd"/>
    </w:p>
    <w:p w14:paraId="089476A8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函数原型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</w:t>
      </w:r>
    </w:p>
    <w:p w14:paraId="4298B404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unsigned int </w:t>
      </w:r>
      <w:proofErr w:type="spellStart"/>
      <w:r w:rsidRPr="00A27A3C">
        <w:rPr>
          <w:rFonts w:asciiTheme="majorEastAsia" w:eastAsiaTheme="majorEastAsia" w:hAnsiTheme="majorEastAsia"/>
        </w:rPr>
        <w:t>SrioPhyInit</w:t>
      </w:r>
      <w:proofErr w:type="spellEnd"/>
      <w:r w:rsidRPr="00A27A3C">
        <w:rPr>
          <w:rFonts w:asciiTheme="majorEastAsia" w:eastAsiaTheme="majorEastAsia" w:hAnsiTheme="majorEastAsia"/>
        </w:rPr>
        <w:t xml:space="preserve">(unsigned int </w:t>
      </w:r>
      <w:proofErr w:type="spellStart"/>
      <w:r w:rsidRPr="00A27A3C">
        <w:rPr>
          <w:rFonts w:asciiTheme="majorEastAsia" w:eastAsiaTheme="majorEastAsia" w:hAnsiTheme="majorEastAsia"/>
        </w:rPr>
        <w:t>SrioInstance</w:t>
      </w:r>
      <w:proofErr w:type="spellEnd"/>
      <w:r w:rsidRPr="00A27A3C">
        <w:rPr>
          <w:rFonts w:asciiTheme="majorEastAsia" w:eastAsiaTheme="majorEastAsia" w:hAnsiTheme="majorEastAsia"/>
        </w:rPr>
        <w:t>, unsigned int Speed, unsigned Lane);</w:t>
      </w:r>
    </w:p>
    <w:p w14:paraId="773EE500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lastRenderedPageBreak/>
        <w:t>功能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：初始化SRIO PHY层的速率和链路宽度参数，为链路训练做准备。</w:t>
      </w:r>
    </w:p>
    <w:p w14:paraId="42E43240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参数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</w:t>
      </w:r>
    </w:p>
    <w:p w14:paraId="4768A7D4" w14:textId="77777777" w:rsidR="00706813" w:rsidRPr="00A27A3C" w:rsidRDefault="00706813" w:rsidP="00706813">
      <w:pPr>
        <w:widowControl/>
        <w:numPr>
          <w:ilvl w:val="0"/>
          <w:numId w:val="38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proofErr w:type="spellStart"/>
      <w:r w:rsidRPr="00A27A3C">
        <w:rPr>
          <w:rStyle w:val="HTML0"/>
          <w:rFonts w:asciiTheme="majorEastAsia" w:eastAsiaTheme="majorEastAsia" w:hAnsiTheme="majorEastAsia"/>
        </w:rPr>
        <w:t>SrioInstance</w:t>
      </w:r>
      <w:proofErr w:type="spellEnd"/>
      <w:r w:rsidRPr="00A27A3C">
        <w:rPr>
          <w:rFonts w:asciiTheme="majorEastAsia" w:eastAsiaTheme="majorEastAsia" w:hAnsiTheme="majorEastAsia" w:hint="eastAsia"/>
        </w:rPr>
        <w:t>：SRIO实例号</w:t>
      </w:r>
    </w:p>
    <w:p w14:paraId="14FB3D0B" w14:textId="77777777" w:rsidR="00706813" w:rsidRPr="00A27A3C" w:rsidRDefault="00706813" w:rsidP="00706813">
      <w:pPr>
        <w:widowControl/>
        <w:numPr>
          <w:ilvl w:val="0"/>
          <w:numId w:val="38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r w:rsidRPr="00A27A3C">
        <w:rPr>
          <w:rStyle w:val="HTML0"/>
          <w:rFonts w:asciiTheme="majorEastAsia" w:eastAsiaTheme="majorEastAsia" w:hAnsiTheme="majorEastAsia"/>
        </w:rPr>
        <w:t>Speed</w:t>
      </w:r>
      <w:r w:rsidRPr="00A27A3C">
        <w:rPr>
          <w:rFonts w:asciiTheme="majorEastAsia" w:eastAsiaTheme="majorEastAsia" w:hAnsiTheme="majorEastAsia" w:hint="eastAsia"/>
        </w:rPr>
        <w:t xml:space="preserve">：工作速率，可选值 </w:t>
      </w:r>
      <w:r w:rsidRPr="00A27A3C">
        <w:rPr>
          <w:rStyle w:val="HTML0"/>
          <w:rFonts w:asciiTheme="majorEastAsia" w:eastAsiaTheme="majorEastAsia" w:hAnsiTheme="majorEastAsia"/>
        </w:rPr>
        <w:t>Speed1250</w:t>
      </w:r>
      <w:r w:rsidRPr="00A27A3C">
        <w:rPr>
          <w:rFonts w:asciiTheme="majorEastAsia" w:eastAsiaTheme="majorEastAsia" w:hAnsiTheme="majorEastAsia" w:hint="eastAsia"/>
        </w:rPr>
        <w:t xml:space="preserve"> / </w:t>
      </w:r>
      <w:r w:rsidRPr="00A27A3C">
        <w:rPr>
          <w:rStyle w:val="HTML0"/>
          <w:rFonts w:asciiTheme="majorEastAsia" w:eastAsiaTheme="majorEastAsia" w:hAnsiTheme="majorEastAsia"/>
        </w:rPr>
        <w:t>Speed2500</w:t>
      </w:r>
      <w:r w:rsidRPr="00A27A3C">
        <w:rPr>
          <w:rFonts w:asciiTheme="majorEastAsia" w:eastAsiaTheme="majorEastAsia" w:hAnsiTheme="majorEastAsia" w:hint="eastAsia"/>
        </w:rPr>
        <w:t xml:space="preserve"> / </w:t>
      </w:r>
      <w:r w:rsidRPr="00A27A3C">
        <w:rPr>
          <w:rStyle w:val="HTML0"/>
          <w:rFonts w:asciiTheme="majorEastAsia" w:eastAsiaTheme="majorEastAsia" w:hAnsiTheme="majorEastAsia"/>
        </w:rPr>
        <w:t>Speed3125</w:t>
      </w:r>
      <w:r w:rsidRPr="00A27A3C">
        <w:rPr>
          <w:rFonts w:asciiTheme="majorEastAsia" w:eastAsiaTheme="majorEastAsia" w:hAnsiTheme="majorEastAsia" w:hint="eastAsia"/>
        </w:rPr>
        <w:t xml:space="preserve"> / </w:t>
      </w:r>
      <w:r w:rsidRPr="00A27A3C">
        <w:rPr>
          <w:rStyle w:val="HTML0"/>
          <w:rFonts w:asciiTheme="majorEastAsia" w:eastAsiaTheme="majorEastAsia" w:hAnsiTheme="majorEastAsia"/>
        </w:rPr>
        <w:t>Speed5000</w:t>
      </w:r>
      <w:r w:rsidRPr="00A27A3C">
        <w:rPr>
          <w:rFonts w:asciiTheme="majorEastAsia" w:eastAsiaTheme="majorEastAsia" w:hAnsiTheme="majorEastAsia" w:hint="eastAsia"/>
        </w:rPr>
        <w:t xml:space="preserve"> / </w:t>
      </w:r>
      <w:r w:rsidRPr="00A27A3C">
        <w:rPr>
          <w:rStyle w:val="HTML0"/>
          <w:rFonts w:asciiTheme="majorEastAsia" w:eastAsiaTheme="majorEastAsia" w:hAnsiTheme="majorEastAsia"/>
        </w:rPr>
        <w:t>Speed6250</w:t>
      </w:r>
    </w:p>
    <w:p w14:paraId="05619E59" w14:textId="77777777" w:rsidR="00706813" w:rsidRPr="00A27A3C" w:rsidRDefault="00706813" w:rsidP="00706813">
      <w:pPr>
        <w:widowControl/>
        <w:numPr>
          <w:ilvl w:val="0"/>
          <w:numId w:val="38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r w:rsidRPr="00A27A3C">
        <w:rPr>
          <w:rStyle w:val="HTML0"/>
          <w:rFonts w:asciiTheme="majorEastAsia" w:eastAsiaTheme="majorEastAsia" w:hAnsiTheme="majorEastAsia"/>
        </w:rPr>
        <w:t>Lane</w:t>
      </w:r>
      <w:r w:rsidRPr="00A27A3C">
        <w:rPr>
          <w:rFonts w:asciiTheme="majorEastAsia" w:eastAsiaTheme="majorEastAsia" w:hAnsiTheme="majorEastAsia" w:hint="eastAsia"/>
        </w:rPr>
        <w:t xml:space="preserve">：链路模式，可选值 </w:t>
      </w:r>
      <w:r w:rsidRPr="00A27A3C">
        <w:rPr>
          <w:rStyle w:val="HTML0"/>
          <w:rFonts w:asciiTheme="majorEastAsia" w:eastAsiaTheme="majorEastAsia" w:hAnsiTheme="majorEastAsia"/>
        </w:rPr>
        <w:t>lane4x</w:t>
      </w:r>
      <w:r w:rsidRPr="00A27A3C">
        <w:rPr>
          <w:rFonts w:asciiTheme="majorEastAsia" w:eastAsiaTheme="majorEastAsia" w:hAnsiTheme="majorEastAsia" w:hint="eastAsia"/>
        </w:rPr>
        <w:t xml:space="preserve"> / </w:t>
      </w:r>
      <w:r w:rsidRPr="00A27A3C">
        <w:rPr>
          <w:rStyle w:val="HTML0"/>
          <w:rFonts w:asciiTheme="majorEastAsia" w:eastAsiaTheme="majorEastAsia" w:hAnsiTheme="majorEastAsia"/>
        </w:rPr>
        <w:t>lane2xl0l1</w:t>
      </w:r>
      <w:r w:rsidRPr="00A27A3C">
        <w:rPr>
          <w:rFonts w:asciiTheme="majorEastAsia" w:eastAsiaTheme="majorEastAsia" w:hAnsiTheme="majorEastAsia" w:hint="eastAsia"/>
        </w:rPr>
        <w:t xml:space="preserve"> / </w:t>
      </w:r>
      <w:r w:rsidRPr="00A27A3C">
        <w:rPr>
          <w:rStyle w:val="HTML0"/>
          <w:rFonts w:asciiTheme="majorEastAsia" w:eastAsiaTheme="majorEastAsia" w:hAnsiTheme="majorEastAsia"/>
        </w:rPr>
        <w:t>lane1xl0</w:t>
      </w:r>
      <w:r w:rsidRPr="00A27A3C">
        <w:rPr>
          <w:rFonts w:asciiTheme="majorEastAsia" w:eastAsiaTheme="majorEastAsia" w:hAnsiTheme="majorEastAsia" w:hint="eastAsia"/>
        </w:rPr>
        <w:t xml:space="preserve"> 等</w:t>
      </w:r>
    </w:p>
    <w:p w14:paraId="0D047D86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返回值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</w:t>
      </w:r>
      <w:r w:rsidRPr="00A27A3C">
        <w:rPr>
          <w:rStyle w:val="HTML0"/>
          <w:rFonts w:asciiTheme="majorEastAsia" w:eastAsiaTheme="majorEastAsia" w:hAnsiTheme="majorEastAsia"/>
        </w:rPr>
        <w:t>0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：初始化成功</w:t>
      </w:r>
    </w:p>
    <w:p w14:paraId="00503235" w14:textId="487A8CF1" w:rsidR="00706813" w:rsidRPr="00A27A3C" w:rsidRDefault="00706813" w:rsidP="00A27A3C">
      <w:pPr>
        <w:pStyle w:val="2"/>
        <w:spacing w:before="120"/>
        <w:rPr>
          <w:rFonts w:asciiTheme="majorEastAsia" w:eastAsiaTheme="majorEastAsia" w:hAnsiTheme="majorEastAsia" w:hint="eastAsia"/>
        </w:rPr>
      </w:pPr>
      <w:bookmarkStart w:id="225" w:name="_Toc224997493"/>
      <w:proofErr w:type="spellStart"/>
      <w:r w:rsidRPr="00A27A3C">
        <w:rPr>
          <w:rFonts w:asciiTheme="majorEastAsia" w:eastAsiaTheme="majorEastAsia" w:hAnsiTheme="majorEastAsia" w:hint="eastAsia"/>
        </w:rPr>
        <w:t>SrioManulConfig</w:t>
      </w:r>
      <w:proofErr w:type="spellEnd"/>
      <w:r w:rsidRPr="00A27A3C">
        <w:rPr>
          <w:rFonts w:asciiTheme="majorEastAsia" w:eastAsiaTheme="majorEastAsia" w:hAnsiTheme="majorEastAsia" w:hint="eastAsia"/>
        </w:rPr>
        <w:t>（核心建链函数）</w:t>
      </w:r>
      <w:bookmarkEnd w:id="225"/>
    </w:p>
    <w:p w14:paraId="1FA2DB65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函数原型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</w:t>
      </w:r>
    </w:p>
    <w:p w14:paraId="45C777C0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unsigned int </w:t>
      </w:r>
      <w:proofErr w:type="spellStart"/>
      <w:r w:rsidRPr="00A27A3C">
        <w:rPr>
          <w:rFonts w:asciiTheme="majorEastAsia" w:eastAsiaTheme="majorEastAsia" w:hAnsiTheme="majorEastAsia"/>
        </w:rPr>
        <w:t>SrioManulConfig</w:t>
      </w:r>
      <w:proofErr w:type="spellEnd"/>
      <w:r w:rsidRPr="00A27A3C">
        <w:rPr>
          <w:rFonts w:asciiTheme="majorEastAsia" w:eastAsiaTheme="majorEastAsia" w:hAnsiTheme="majorEastAsia"/>
        </w:rPr>
        <w:t xml:space="preserve">(unsigned int </w:t>
      </w:r>
      <w:proofErr w:type="spellStart"/>
      <w:r w:rsidRPr="00A27A3C">
        <w:rPr>
          <w:rFonts w:asciiTheme="majorEastAsia" w:eastAsiaTheme="majorEastAsia" w:hAnsiTheme="majorEastAsia"/>
        </w:rPr>
        <w:t>SrioInstance</w:t>
      </w:r>
      <w:proofErr w:type="spellEnd"/>
      <w:r w:rsidRPr="00A27A3C">
        <w:rPr>
          <w:rFonts w:asciiTheme="majorEastAsia" w:eastAsiaTheme="majorEastAsia" w:hAnsiTheme="majorEastAsia"/>
        </w:rPr>
        <w:t xml:space="preserve">, struct </w:t>
      </w:r>
      <w:proofErr w:type="spellStart"/>
      <w:r w:rsidRPr="00A27A3C">
        <w:rPr>
          <w:rFonts w:asciiTheme="majorEastAsia" w:eastAsiaTheme="majorEastAsia" w:hAnsiTheme="majorEastAsia"/>
        </w:rPr>
        <w:t>SrioManulStruct</w:t>
      </w:r>
      <w:proofErr w:type="spellEnd"/>
      <w:r w:rsidRPr="00A27A3C">
        <w:rPr>
          <w:rFonts w:asciiTheme="majorEastAsia" w:eastAsiaTheme="majorEastAsia" w:hAnsiTheme="majorEastAsia"/>
        </w:rPr>
        <w:t xml:space="preserve"> </w:t>
      </w:r>
      <w:proofErr w:type="spellStart"/>
      <w:r w:rsidRPr="00A27A3C">
        <w:rPr>
          <w:rFonts w:asciiTheme="majorEastAsia" w:eastAsiaTheme="majorEastAsia" w:hAnsiTheme="majorEastAsia"/>
        </w:rPr>
        <w:t>SrioManulStruct</w:t>
      </w:r>
      <w:proofErr w:type="spellEnd"/>
      <w:r w:rsidRPr="00A27A3C">
        <w:rPr>
          <w:rFonts w:asciiTheme="majorEastAsia" w:eastAsiaTheme="majorEastAsia" w:hAnsiTheme="majorEastAsia"/>
        </w:rPr>
        <w:t>);</w:t>
      </w:r>
    </w:p>
    <w:p w14:paraId="1049E29C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功能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：SRIO手动建链的核心函数，执行完整的PHY初始化、链路训练、同步流程：</w:t>
      </w:r>
    </w:p>
    <w:p w14:paraId="7D8736B0" w14:textId="77777777" w:rsidR="00706813" w:rsidRPr="00A27A3C" w:rsidRDefault="00706813" w:rsidP="00706813">
      <w:pPr>
        <w:widowControl/>
        <w:numPr>
          <w:ilvl w:val="0"/>
          <w:numId w:val="39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 w:hint="eastAsia"/>
        </w:rPr>
        <w:t>关闭/重新打开SRIO时钟</w:t>
      </w:r>
    </w:p>
    <w:p w14:paraId="4749EABC" w14:textId="77777777" w:rsidR="00706813" w:rsidRPr="00A27A3C" w:rsidRDefault="00706813" w:rsidP="00706813">
      <w:pPr>
        <w:widowControl/>
        <w:numPr>
          <w:ilvl w:val="0"/>
          <w:numId w:val="39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 w:hint="eastAsia"/>
        </w:rPr>
        <w:t>配置SerDes核心参数</w:t>
      </w:r>
    </w:p>
    <w:p w14:paraId="79BEFE3E" w14:textId="77777777" w:rsidR="00706813" w:rsidRPr="00A27A3C" w:rsidRDefault="00706813" w:rsidP="00706813">
      <w:pPr>
        <w:widowControl/>
        <w:numPr>
          <w:ilvl w:val="0"/>
          <w:numId w:val="39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 w:hint="eastAsia"/>
        </w:rPr>
        <w:t>配置TX通道预加重、幅度参数</w:t>
      </w:r>
    </w:p>
    <w:p w14:paraId="2F2C8976" w14:textId="77777777" w:rsidR="00706813" w:rsidRPr="00A27A3C" w:rsidRDefault="00706813" w:rsidP="00706813">
      <w:pPr>
        <w:widowControl/>
        <w:numPr>
          <w:ilvl w:val="0"/>
          <w:numId w:val="39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 w:hint="eastAsia"/>
        </w:rPr>
        <w:t>配置LBERT发送测试码，辅助链路同步</w:t>
      </w:r>
    </w:p>
    <w:p w14:paraId="5AA22DEF" w14:textId="77777777" w:rsidR="00706813" w:rsidRPr="00A27A3C" w:rsidRDefault="00706813" w:rsidP="00706813">
      <w:pPr>
        <w:widowControl/>
        <w:numPr>
          <w:ilvl w:val="0"/>
          <w:numId w:val="39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 w:hint="eastAsia"/>
        </w:rPr>
        <w:t>等待链路同步（Receiver lane sync）</w:t>
      </w:r>
    </w:p>
    <w:p w14:paraId="1AC92143" w14:textId="77777777" w:rsidR="00706813" w:rsidRPr="00A27A3C" w:rsidRDefault="00706813" w:rsidP="00706813">
      <w:pPr>
        <w:widowControl/>
        <w:numPr>
          <w:ilvl w:val="0"/>
          <w:numId w:val="39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 w:hint="eastAsia"/>
        </w:rPr>
        <w:t>检查PHY链接状态与宽度匹配</w:t>
      </w:r>
    </w:p>
    <w:p w14:paraId="310DCF59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参数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</w:t>
      </w:r>
    </w:p>
    <w:p w14:paraId="79D85229" w14:textId="77777777" w:rsidR="00706813" w:rsidRPr="00A27A3C" w:rsidRDefault="00706813" w:rsidP="00706813">
      <w:pPr>
        <w:widowControl/>
        <w:numPr>
          <w:ilvl w:val="0"/>
          <w:numId w:val="40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proofErr w:type="spellStart"/>
      <w:r w:rsidRPr="00A27A3C">
        <w:rPr>
          <w:rStyle w:val="HTML0"/>
          <w:rFonts w:asciiTheme="majorEastAsia" w:eastAsiaTheme="majorEastAsia" w:hAnsiTheme="majorEastAsia"/>
        </w:rPr>
        <w:t>SrioInstance</w:t>
      </w:r>
      <w:proofErr w:type="spellEnd"/>
      <w:r w:rsidRPr="00A27A3C">
        <w:rPr>
          <w:rFonts w:asciiTheme="majorEastAsia" w:eastAsiaTheme="majorEastAsia" w:hAnsiTheme="majorEastAsia" w:hint="eastAsia"/>
        </w:rPr>
        <w:t>：SRIO实例号</w:t>
      </w:r>
    </w:p>
    <w:p w14:paraId="7AD4DE03" w14:textId="77777777" w:rsidR="00706813" w:rsidRPr="00A27A3C" w:rsidRDefault="00706813" w:rsidP="00706813">
      <w:pPr>
        <w:widowControl/>
        <w:numPr>
          <w:ilvl w:val="0"/>
          <w:numId w:val="40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proofErr w:type="spellStart"/>
      <w:r w:rsidRPr="00A27A3C">
        <w:rPr>
          <w:rStyle w:val="HTML0"/>
          <w:rFonts w:asciiTheme="majorEastAsia" w:eastAsiaTheme="majorEastAsia" w:hAnsiTheme="majorEastAsia"/>
        </w:rPr>
        <w:t>SrioManulStruct</w:t>
      </w:r>
      <w:proofErr w:type="spellEnd"/>
      <w:r w:rsidRPr="00A27A3C">
        <w:rPr>
          <w:rFonts w:asciiTheme="majorEastAsia" w:eastAsiaTheme="majorEastAsia" w:hAnsiTheme="majorEastAsia" w:hint="eastAsia"/>
        </w:rPr>
        <w:t>：手动建链配置结构体</w:t>
      </w:r>
    </w:p>
    <w:p w14:paraId="53560150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返回值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</w:t>
      </w:r>
    </w:p>
    <w:p w14:paraId="257D4D61" w14:textId="77777777" w:rsidR="00706813" w:rsidRPr="00A27A3C" w:rsidRDefault="00706813" w:rsidP="00706813">
      <w:pPr>
        <w:widowControl/>
        <w:numPr>
          <w:ilvl w:val="0"/>
          <w:numId w:val="41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r w:rsidRPr="00A27A3C">
        <w:rPr>
          <w:rStyle w:val="HTML0"/>
          <w:rFonts w:asciiTheme="majorEastAsia" w:eastAsiaTheme="majorEastAsia" w:hAnsiTheme="majorEastAsia"/>
        </w:rPr>
        <w:t>0</w:t>
      </w:r>
      <w:r w:rsidRPr="00A27A3C">
        <w:rPr>
          <w:rFonts w:asciiTheme="majorEastAsia" w:eastAsiaTheme="majorEastAsia" w:hAnsiTheme="majorEastAsia" w:hint="eastAsia"/>
        </w:rPr>
        <w:t>：建链成功，链路同步完成</w:t>
      </w:r>
    </w:p>
    <w:p w14:paraId="530E4A9E" w14:textId="77777777" w:rsidR="00706813" w:rsidRPr="00A27A3C" w:rsidRDefault="00706813" w:rsidP="00706813">
      <w:pPr>
        <w:widowControl/>
        <w:numPr>
          <w:ilvl w:val="0"/>
          <w:numId w:val="41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r w:rsidRPr="00A27A3C">
        <w:rPr>
          <w:rStyle w:val="HTML0"/>
          <w:rFonts w:asciiTheme="majorEastAsia" w:eastAsiaTheme="majorEastAsia" w:hAnsiTheme="majorEastAsia"/>
        </w:rPr>
        <w:t>1</w:t>
      </w:r>
      <w:r w:rsidRPr="00A27A3C">
        <w:rPr>
          <w:rFonts w:asciiTheme="majorEastAsia" w:eastAsiaTheme="majorEastAsia" w:hAnsiTheme="majorEastAsia" w:hint="eastAsia"/>
        </w:rPr>
        <w:t>：建链超时，链路同步失败</w:t>
      </w:r>
    </w:p>
    <w:p w14:paraId="66517B12" w14:textId="77777777" w:rsidR="00706813" w:rsidRPr="00A27A3C" w:rsidRDefault="00706813" w:rsidP="00706813">
      <w:pPr>
        <w:widowControl/>
        <w:numPr>
          <w:ilvl w:val="0"/>
          <w:numId w:val="41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r w:rsidRPr="00A27A3C">
        <w:rPr>
          <w:rStyle w:val="HTML0"/>
          <w:rFonts w:asciiTheme="majorEastAsia" w:eastAsiaTheme="majorEastAsia" w:hAnsiTheme="majorEastAsia"/>
        </w:rPr>
        <w:t>2</w:t>
      </w:r>
      <w:r w:rsidRPr="00A27A3C">
        <w:rPr>
          <w:rFonts w:asciiTheme="majorEastAsia" w:eastAsiaTheme="majorEastAsia" w:hAnsiTheme="majorEastAsia" w:hint="eastAsia"/>
        </w:rPr>
        <w:t>：链路宽度状态不匹配</w:t>
      </w:r>
    </w:p>
    <w:p w14:paraId="5EEB3C0D" w14:textId="4BE65829" w:rsidR="00706813" w:rsidRPr="00A27A3C" w:rsidRDefault="00706813" w:rsidP="00A27A3C">
      <w:pPr>
        <w:pStyle w:val="2"/>
        <w:spacing w:before="120"/>
        <w:rPr>
          <w:rFonts w:asciiTheme="majorEastAsia" w:eastAsiaTheme="majorEastAsia" w:hAnsiTheme="majorEastAsia" w:hint="eastAsia"/>
        </w:rPr>
      </w:pPr>
      <w:bookmarkStart w:id="226" w:name="_Toc224997494"/>
      <w:proofErr w:type="spellStart"/>
      <w:r w:rsidRPr="00A27A3C">
        <w:rPr>
          <w:rFonts w:asciiTheme="majorEastAsia" w:eastAsiaTheme="majorEastAsia" w:hAnsiTheme="majorEastAsia" w:hint="eastAsia"/>
        </w:rPr>
        <w:t>SrioCtl</w:t>
      </w:r>
      <w:proofErr w:type="spellEnd"/>
      <w:r w:rsidRPr="00A27A3C">
        <w:rPr>
          <w:rFonts w:asciiTheme="majorEastAsia" w:eastAsiaTheme="majorEastAsia" w:hAnsiTheme="majorEastAsia" w:hint="eastAsia"/>
        </w:rPr>
        <w:t>（设备ID配置函数）</w:t>
      </w:r>
      <w:bookmarkEnd w:id="226"/>
    </w:p>
    <w:p w14:paraId="016BA8C0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函数原型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</w:t>
      </w:r>
    </w:p>
    <w:p w14:paraId="1A35820D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unsigned int </w:t>
      </w:r>
      <w:proofErr w:type="spellStart"/>
      <w:r w:rsidRPr="00A27A3C">
        <w:rPr>
          <w:rFonts w:asciiTheme="majorEastAsia" w:eastAsiaTheme="majorEastAsia" w:hAnsiTheme="majorEastAsia"/>
        </w:rPr>
        <w:t>SrioCtl</w:t>
      </w:r>
      <w:proofErr w:type="spellEnd"/>
      <w:r w:rsidRPr="00A27A3C">
        <w:rPr>
          <w:rFonts w:asciiTheme="majorEastAsia" w:eastAsiaTheme="majorEastAsia" w:hAnsiTheme="majorEastAsia"/>
        </w:rPr>
        <w:t xml:space="preserve">(unsigned int </w:t>
      </w:r>
      <w:proofErr w:type="spellStart"/>
      <w:r w:rsidRPr="00A27A3C">
        <w:rPr>
          <w:rFonts w:asciiTheme="majorEastAsia" w:eastAsiaTheme="majorEastAsia" w:hAnsiTheme="majorEastAsia"/>
        </w:rPr>
        <w:t>SrioInstance</w:t>
      </w:r>
      <w:proofErr w:type="spellEnd"/>
      <w:r w:rsidRPr="00A27A3C">
        <w:rPr>
          <w:rFonts w:asciiTheme="majorEastAsia" w:eastAsiaTheme="majorEastAsia" w:hAnsiTheme="majorEastAsia"/>
        </w:rPr>
        <w:t xml:space="preserve">, struct </w:t>
      </w:r>
      <w:proofErr w:type="spellStart"/>
      <w:r w:rsidRPr="00A27A3C">
        <w:rPr>
          <w:rFonts w:asciiTheme="majorEastAsia" w:eastAsiaTheme="majorEastAsia" w:hAnsiTheme="majorEastAsia"/>
        </w:rPr>
        <w:t>SRIOinit</w:t>
      </w:r>
      <w:proofErr w:type="spellEnd"/>
      <w:r w:rsidRPr="00A27A3C">
        <w:rPr>
          <w:rFonts w:asciiTheme="majorEastAsia" w:eastAsiaTheme="majorEastAsia" w:hAnsiTheme="majorEastAsia"/>
        </w:rPr>
        <w:t xml:space="preserve"> * </w:t>
      </w:r>
      <w:proofErr w:type="spellStart"/>
      <w:r w:rsidRPr="00A27A3C">
        <w:rPr>
          <w:rFonts w:asciiTheme="majorEastAsia" w:eastAsiaTheme="majorEastAsia" w:hAnsiTheme="majorEastAsia"/>
        </w:rPr>
        <w:t>SRIOinit</w:t>
      </w:r>
      <w:proofErr w:type="spellEnd"/>
      <w:r w:rsidRPr="00A27A3C">
        <w:rPr>
          <w:rFonts w:asciiTheme="majorEastAsia" w:eastAsiaTheme="majorEastAsia" w:hAnsiTheme="majorEastAsia"/>
        </w:rPr>
        <w:t>);</w:t>
      </w:r>
    </w:p>
    <w:p w14:paraId="11CAFE53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lastRenderedPageBreak/>
        <w:t>功能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：设置SRIO端口的ID工作方式和本端口</w:t>
      </w:r>
      <w:proofErr w:type="spellStart"/>
      <w:r w:rsidRPr="00A27A3C">
        <w:rPr>
          <w:rFonts w:asciiTheme="majorEastAsia" w:eastAsiaTheme="majorEastAsia" w:hAnsiTheme="majorEastAsia" w:hint="eastAsia"/>
          <w:sz w:val="21"/>
          <w:szCs w:val="21"/>
        </w:rPr>
        <w:t>SelfID</w:t>
      </w:r>
      <w:proofErr w:type="spellEnd"/>
      <w:r w:rsidRPr="00A27A3C">
        <w:rPr>
          <w:rFonts w:asciiTheme="majorEastAsia" w:eastAsiaTheme="majorEastAsia" w:hAnsiTheme="majorEastAsia" w:hint="eastAsia"/>
          <w:sz w:val="21"/>
          <w:szCs w:val="21"/>
        </w:rPr>
        <w:t>值，是SRIO接收数据的核心配置：</w:t>
      </w:r>
    </w:p>
    <w:p w14:paraId="338B6DB6" w14:textId="77777777" w:rsidR="00706813" w:rsidRPr="00A27A3C" w:rsidRDefault="00706813" w:rsidP="00706813">
      <w:pPr>
        <w:widowControl/>
        <w:numPr>
          <w:ilvl w:val="0"/>
          <w:numId w:val="42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 w:hint="eastAsia"/>
        </w:rPr>
        <w:t xml:space="preserve">配置SRIO控制寄存器 </w:t>
      </w:r>
      <w:r w:rsidRPr="00A27A3C">
        <w:rPr>
          <w:rStyle w:val="HTML0"/>
          <w:rFonts w:asciiTheme="majorEastAsia" w:eastAsiaTheme="majorEastAsia" w:hAnsiTheme="majorEastAsia"/>
        </w:rPr>
        <w:t>RAB_CTRL</w:t>
      </w:r>
    </w:p>
    <w:p w14:paraId="06FCC01E" w14:textId="77777777" w:rsidR="00706813" w:rsidRPr="00A27A3C" w:rsidRDefault="00706813" w:rsidP="00706813">
      <w:pPr>
        <w:widowControl/>
        <w:numPr>
          <w:ilvl w:val="0"/>
          <w:numId w:val="42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 w:hint="eastAsia"/>
        </w:rPr>
        <w:t xml:space="preserve">配置 </w:t>
      </w:r>
      <w:r w:rsidRPr="00A27A3C">
        <w:rPr>
          <w:rStyle w:val="HTML0"/>
          <w:rFonts w:asciiTheme="majorEastAsia" w:eastAsiaTheme="majorEastAsia" w:hAnsiTheme="majorEastAsia"/>
        </w:rPr>
        <w:t>BDIDCSR</w:t>
      </w:r>
      <w:r w:rsidRPr="00A27A3C">
        <w:rPr>
          <w:rFonts w:asciiTheme="majorEastAsia" w:eastAsiaTheme="majorEastAsia" w:hAnsiTheme="majorEastAsia" w:hint="eastAsia"/>
        </w:rPr>
        <w:t xml:space="preserve"> 寄存器（</w:t>
      </w:r>
      <w:r w:rsidRPr="00A27A3C">
        <w:rPr>
          <w:rStyle w:val="aff7"/>
          <w:rFonts w:asciiTheme="majorEastAsia" w:eastAsiaTheme="majorEastAsia" w:hAnsiTheme="majorEastAsia" w:hint="eastAsia"/>
        </w:rPr>
        <w:t>整个SRIO硬件仅有这一个</w:t>
      </w:r>
      <w:proofErr w:type="spellStart"/>
      <w:r w:rsidRPr="00A27A3C">
        <w:rPr>
          <w:rStyle w:val="aff7"/>
          <w:rFonts w:asciiTheme="majorEastAsia" w:eastAsiaTheme="majorEastAsia" w:hAnsiTheme="majorEastAsia" w:hint="eastAsia"/>
        </w:rPr>
        <w:t>SelfID</w:t>
      </w:r>
      <w:proofErr w:type="spellEnd"/>
      <w:r w:rsidRPr="00A27A3C">
        <w:rPr>
          <w:rStyle w:val="aff7"/>
          <w:rFonts w:asciiTheme="majorEastAsia" w:eastAsiaTheme="majorEastAsia" w:hAnsiTheme="majorEastAsia" w:hint="eastAsia"/>
        </w:rPr>
        <w:t>寄存器，多核共享，后写入的值会覆盖之前的配置</w:t>
      </w:r>
      <w:r w:rsidRPr="00A27A3C">
        <w:rPr>
          <w:rFonts w:asciiTheme="majorEastAsia" w:eastAsiaTheme="majorEastAsia" w:hAnsiTheme="majorEastAsia" w:hint="eastAsia"/>
        </w:rPr>
        <w:t>）</w:t>
      </w:r>
    </w:p>
    <w:p w14:paraId="2962E454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参数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</w:t>
      </w:r>
    </w:p>
    <w:p w14:paraId="51DE26CB" w14:textId="77777777" w:rsidR="00706813" w:rsidRPr="00A27A3C" w:rsidRDefault="00706813" w:rsidP="00706813">
      <w:pPr>
        <w:widowControl/>
        <w:numPr>
          <w:ilvl w:val="0"/>
          <w:numId w:val="43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proofErr w:type="spellStart"/>
      <w:r w:rsidRPr="00A27A3C">
        <w:rPr>
          <w:rStyle w:val="HTML0"/>
          <w:rFonts w:asciiTheme="majorEastAsia" w:eastAsiaTheme="majorEastAsia" w:hAnsiTheme="majorEastAsia"/>
        </w:rPr>
        <w:t>SrioInstance</w:t>
      </w:r>
      <w:proofErr w:type="spellEnd"/>
      <w:r w:rsidRPr="00A27A3C">
        <w:rPr>
          <w:rFonts w:asciiTheme="majorEastAsia" w:eastAsiaTheme="majorEastAsia" w:hAnsiTheme="majorEastAsia" w:hint="eastAsia"/>
        </w:rPr>
        <w:t>：SRIO实例号</w:t>
      </w:r>
    </w:p>
    <w:p w14:paraId="52832BC0" w14:textId="77777777" w:rsidR="00706813" w:rsidRPr="00A27A3C" w:rsidRDefault="00706813" w:rsidP="00706813">
      <w:pPr>
        <w:widowControl/>
        <w:numPr>
          <w:ilvl w:val="0"/>
          <w:numId w:val="43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proofErr w:type="spellStart"/>
      <w:r w:rsidRPr="00A27A3C">
        <w:rPr>
          <w:rStyle w:val="HTML0"/>
          <w:rFonts w:asciiTheme="majorEastAsia" w:eastAsiaTheme="majorEastAsia" w:hAnsiTheme="majorEastAsia"/>
        </w:rPr>
        <w:t>SRIOinit</w:t>
      </w:r>
      <w:proofErr w:type="spellEnd"/>
      <w:r w:rsidRPr="00A27A3C">
        <w:rPr>
          <w:rFonts w:asciiTheme="majorEastAsia" w:eastAsiaTheme="majorEastAsia" w:hAnsiTheme="majorEastAsia" w:hint="eastAsia"/>
        </w:rPr>
        <w:t>：ID配置结构体指针</w:t>
      </w:r>
    </w:p>
    <w:p w14:paraId="0D32396C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返回值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</w:t>
      </w:r>
      <w:r w:rsidRPr="00A27A3C">
        <w:rPr>
          <w:rStyle w:val="HTML0"/>
          <w:rFonts w:asciiTheme="majorEastAsia" w:eastAsiaTheme="majorEastAsia" w:hAnsiTheme="majorEastAsia"/>
        </w:rPr>
        <w:t>0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：配置成功</w:t>
      </w:r>
    </w:p>
    <w:p w14:paraId="5AD1A173" w14:textId="7527BE27" w:rsidR="00706813" w:rsidRPr="00A27A3C" w:rsidRDefault="00706813" w:rsidP="00A27A3C">
      <w:pPr>
        <w:pStyle w:val="2"/>
        <w:spacing w:before="120"/>
        <w:rPr>
          <w:rFonts w:asciiTheme="majorEastAsia" w:eastAsiaTheme="majorEastAsia" w:hAnsiTheme="majorEastAsia" w:hint="eastAsia"/>
        </w:rPr>
      </w:pPr>
      <w:bookmarkStart w:id="227" w:name="_Toc224997495"/>
      <w:proofErr w:type="spellStart"/>
      <w:r w:rsidRPr="00A27A3C">
        <w:rPr>
          <w:rFonts w:asciiTheme="majorEastAsia" w:eastAsiaTheme="majorEastAsia" w:hAnsiTheme="majorEastAsia" w:hint="eastAsia"/>
        </w:rPr>
        <w:t>SrioMatchACKID</w:t>
      </w:r>
      <w:proofErr w:type="spellEnd"/>
      <w:r w:rsidRPr="00A27A3C">
        <w:rPr>
          <w:rFonts w:asciiTheme="majorEastAsia" w:eastAsiaTheme="majorEastAsia" w:hAnsiTheme="majorEastAsia" w:hint="eastAsia"/>
        </w:rPr>
        <w:t>（流控匹配函数）</w:t>
      </w:r>
      <w:bookmarkEnd w:id="227"/>
    </w:p>
    <w:p w14:paraId="372BA1FA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函数原型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</w:t>
      </w:r>
    </w:p>
    <w:p w14:paraId="1FF1CE90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unsigned int </w:t>
      </w:r>
      <w:proofErr w:type="spellStart"/>
      <w:r w:rsidRPr="00A27A3C">
        <w:rPr>
          <w:rFonts w:asciiTheme="majorEastAsia" w:eastAsiaTheme="majorEastAsia" w:hAnsiTheme="majorEastAsia"/>
        </w:rPr>
        <w:t>SrioMatchACKID</w:t>
      </w:r>
      <w:proofErr w:type="spellEnd"/>
      <w:r w:rsidRPr="00A27A3C">
        <w:rPr>
          <w:rFonts w:asciiTheme="majorEastAsia" w:eastAsiaTheme="majorEastAsia" w:hAnsiTheme="majorEastAsia"/>
        </w:rPr>
        <w:t xml:space="preserve">(unsigned int </w:t>
      </w:r>
      <w:proofErr w:type="spellStart"/>
      <w:r w:rsidRPr="00A27A3C">
        <w:rPr>
          <w:rFonts w:asciiTheme="majorEastAsia" w:eastAsiaTheme="majorEastAsia" w:hAnsiTheme="majorEastAsia"/>
        </w:rPr>
        <w:t>SrioInstance</w:t>
      </w:r>
      <w:proofErr w:type="spellEnd"/>
      <w:r w:rsidRPr="00A27A3C">
        <w:rPr>
          <w:rFonts w:asciiTheme="majorEastAsia" w:eastAsiaTheme="majorEastAsia" w:hAnsiTheme="majorEastAsia"/>
        </w:rPr>
        <w:t xml:space="preserve">, unsigned int DstID, unsigned int </w:t>
      </w:r>
      <w:proofErr w:type="spellStart"/>
      <w:r w:rsidRPr="00A27A3C">
        <w:rPr>
          <w:rFonts w:asciiTheme="majorEastAsia" w:eastAsiaTheme="majorEastAsia" w:hAnsiTheme="majorEastAsia"/>
        </w:rPr>
        <w:t>RemotePort</w:t>
      </w:r>
      <w:proofErr w:type="spellEnd"/>
      <w:r w:rsidRPr="00A27A3C">
        <w:rPr>
          <w:rFonts w:asciiTheme="majorEastAsia" w:eastAsiaTheme="majorEastAsia" w:hAnsiTheme="majorEastAsia"/>
        </w:rPr>
        <w:t>);</w:t>
      </w:r>
    </w:p>
    <w:p w14:paraId="1A8E1C84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功能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：匹配SRIO协议的ACKID流控机制，保障传输的可靠性与有序性：</w:t>
      </w:r>
    </w:p>
    <w:p w14:paraId="58E8C241" w14:textId="77777777" w:rsidR="00706813" w:rsidRPr="00A27A3C" w:rsidRDefault="00706813" w:rsidP="00706813">
      <w:pPr>
        <w:widowControl/>
        <w:numPr>
          <w:ilvl w:val="0"/>
          <w:numId w:val="44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 w:hint="eastAsia"/>
        </w:rPr>
        <w:t>向对端发送链路维护请求，获取对端的Inbound ACKID</w:t>
      </w:r>
    </w:p>
    <w:p w14:paraId="74710A55" w14:textId="77777777" w:rsidR="00706813" w:rsidRPr="00A27A3C" w:rsidRDefault="00706813" w:rsidP="00706813">
      <w:pPr>
        <w:widowControl/>
        <w:numPr>
          <w:ilvl w:val="0"/>
          <w:numId w:val="44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 w:hint="eastAsia"/>
        </w:rPr>
        <w:t xml:space="preserve">将对端的Inbound ACKID写入本端Local </w:t>
      </w:r>
      <w:proofErr w:type="spellStart"/>
      <w:r w:rsidRPr="00A27A3C">
        <w:rPr>
          <w:rFonts w:asciiTheme="majorEastAsia" w:eastAsiaTheme="majorEastAsia" w:hAnsiTheme="majorEastAsia" w:hint="eastAsia"/>
        </w:rPr>
        <w:t>AckID</w:t>
      </w:r>
      <w:proofErr w:type="spellEnd"/>
      <w:r w:rsidRPr="00A27A3C">
        <w:rPr>
          <w:rFonts w:asciiTheme="majorEastAsia" w:eastAsiaTheme="majorEastAsia" w:hAnsiTheme="majorEastAsia" w:hint="eastAsia"/>
        </w:rPr>
        <w:t xml:space="preserve"> CSR的Outbound域</w:t>
      </w:r>
    </w:p>
    <w:p w14:paraId="2FA64D1A" w14:textId="77777777" w:rsidR="00706813" w:rsidRPr="00A27A3C" w:rsidRDefault="00706813" w:rsidP="00706813">
      <w:pPr>
        <w:widowControl/>
        <w:numPr>
          <w:ilvl w:val="0"/>
          <w:numId w:val="44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 w:hint="eastAsia"/>
        </w:rPr>
        <w:t>将本端的Inbound ACKID写入对端的Outbound域，完成双向流控匹配</w:t>
      </w:r>
    </w:p>
    <w:p w14:paraId="19E8996B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参数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</w:t>
      </w:r>
    </w:p>
    <w:p w14:paraId="0B524F7A" w14:textId="77777777" w:rsidR="00706813" w:rsidRPr="00A27A3C" w:rsidRDefault="00706813" w:rsidP="00706813">
      <w:pPr>
        <w:widowControl/>
        <w:numPr>
          <w:ilvl w:val="0"/>
          <w:numId w:val="45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proofErr w:type="spellStart"/>
      <w:r w:rsidRPr="00A27A3C">
        <w:rPr>
          <w:rStyle w:val="HTML0"/>
          <w:rFonts w:asciiTheme="majorEastAsia" w:eastAsiaTheme="majorEastAsia" w:hAnsiTheme="majorEastAsia"/>
        </w:rPr>
        <w:t>SrioInstance</w:t>
      </w:r>
      <w:proofErr w:type="spellEnd"/>
      <w:r w:rsidRPr="00A27A3C">
        <w:rPr>
          <w:rFonts w:asciiTheme="majorEastAsia" w:eastAsiaTheme="majorEastAsia" w:hAnsiTheme="majorEastAsia" w:hint="eastAsia"/>
        </w:rPr>
        <w:t>：SRIO实例号</w:t>
      </w:r>
    </w:p>
    <w:p w14:paraId="6FBFB83C" w14:textId="77777777" w:rsidR="00706813" w:rsidRPr="00A27A3C" w:rsidRDefault="00706813" w:rsidP="00706813">
      <w:pPr>
        <w:widowControl/>
        <w:numPr>
          <w:ilvl w:val="0"/>
          <w:numId w:val="45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r w:rsidRPr="00A27A3C">
        <w:rPr>
          <w:rStyle w:val="HTML0"/>
          <w:rFonts w:asciiTheme="majorEastAsia" w:eastAsiaTheme="majorEastAsia" w:hAnsiTheme="majorEastAsia"/>
        </w:rPr>
        <w:t>DstID</w:t>
      </w:r>
      <w:r w:rsidRPr="00A27A3C">
        <w:rPr>
          <w:rFonts w:asciiTheme="majorEastAsia" w:eastAsiaTheme="majorEastAsia" w:hAnsiTheme="majorEastAsia" w:hint="eastAsia"/>
        </w:rPr>
        <w:t>：对端设备ID</w:t>
      </w:r>
    </w:p>
    <w:p w14:paraId="290BC97D" w14:textId="77777777" w:rsidR="00706813" w:rsidRPr="00A27A3C" w:rsidRDefault="00706813" w:rsidP="00706813">
      <w:pPr>
        <w:widowControl/>
        <w:numPr>
          <w:ilvl w:val="0"/>
          <w:numId w:val="45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proofErr w:type="spellStart"/>
      <w:r w:rsidRPr="00A27A3C">
        <w:rPr>
          <w:rStyle w:val="HTML0"/>
          <w:rFonts w:asciiTheme="majorEastAsia" w:eastAsiaTheme="majorEastAsia" w:hAnsiTheme="majorEastAsia"/>
        </w:rPr>
        <w:t>RemotePort</w:t>
      </w:r>
      <w:proofErr w:type="spellEnd"/>
      <w:r w:rsidRPr="00A27A3C">
        <w:rPr>
          <w:rFonts w:asciiTheme="majorEastAsia" w:eastAsiaTheme="majorEastAsia" w:hAnsiTheme="majorEastAsia" w:hint="eastAsia"/>
        </w:rPr>
        <w:t>：对端端口号，非交换机点对点场景固定填0</w:t>
      </w:r>
    </w:p>
    <w:p w14:paraId="443D8545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返回值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：获取到的对端Inbound ACKID值</w:t>
      </w:r>
    </w:p>
    <w:p w14:paraId="072E7F23" w14:textId="792FEE47" w:rsidR="00706813" w:rsidRPr="00A27A3C" w:rsidRDefault="00706813" w:rsidP="00A27A3C">
      <w:pPr>
        <w:pStyle w:val="2"/>
        <w:spacing w:before="120"/>
        <w:rPr>
          <w:rFonts w:asciiTheme="majorEastAsia" w:eastAsiaTheme="majorEastAsia" w:hAnsiTheme="majorEastAsia" w:hint="eastAsia"/>
        </w:rPr>
      </w:pPr>
      <w:bookmarkStart w:id="228" w:name="_Toc224997496"/>
      <w:proofErr w:type="spellStart"/>
      <w:r w:rsidRPr="00A27A3C">
        <w:rPr>
          <w:rFonts w:asciiTheme="majorEastAsia" w:eastAsiaTheme="majorEastAsia" w:hAnsiTheme="majorEastAsia" w:hint="eastAsia"/>
        </w:rPr>
        <w:t>SrioWDMA</w:t>
      </w:r>
      <w:proofErr w:type="spellEnd"/>
      <w:r w:rsidRPr="00A27A3C">
        <w:rPr>
          <w:rFonts w:asciiTheme="majorEastAsia" w:eastAsiaTheme="majorEastAsia" w:hAnsiTheme="majorEastAsia" w:hint="eastAsia"/>
        </w:rPr>
        <w:t>（DMA写/发送函数）</w:t>
      </w:r>
      <w:bookmarkEnd w:id="228"/>
    </w:p>
    <w:p w14:paraId="1DD017BE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函数原型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</w:t>
      </w:r>
    </w:p>
    <w:p w14:paraId="532B8613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unsigned int </w:t>
      </w:r>
      <w:proofErr w:type="spellStart"/>
      <w:r w:rsidRPr="00A27A3C">
        <w:rPr>
          <w:rFonts w:asciiTheme="majorEastAsia" w:eastAsiaTheme="majorEastAsia" w:hAnsiTheme="majorEastAsia"/>
        </w:rPr>
        <w:t>SrioWDMA</w:t>
      </w:r>
      <w:proofErr w:type="spellEnd"/>
      <w:r w:rsidRPr="00A27A3C">
        <w:rPr>
          <w:rFonts w:asciiTheme="majorEastAsia" w:eastAsiaTheme="majorEastAsia" w:hAnsiTheme="majorEastAsia"/>
        </w:rPr>
        <w:t xml:space="preserve">(unsigned int </w:t>
      </w:r>
      <w:proofErr w:type="spellStart"/>
      <w:r w:rsidRPr="00A27A3C">
        <w:rPr>
          <w:rFonts w:asciiTheme="majorEastAsia" w:eastAsiaTheme="majorEastAsia" w:hAnsiTheme="majorEastAsia"/>
        </w:rPr>
        <w:t>SrioInstance</w:t>
      </w:r>
      <w:proofErr w:type="spellEnd"/>
      <w:r w:rsidRPr="00A27A3C">
        <w:rPr>
          <w:rFonts w:asciiTheme="majorEastAsia" w:eastAsiaTheme="majorEastAsia" w:hAnsiTheme="majorEastAsia"/>
        </w:rPr>
        <w:t>, struct SRIODMA * SRIODMA);</w:t>
      </w:r>
    </w:p>
    <w:p w14:paraId="47C36DA1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功能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：SRIO DMA写函数，通过WDMA通道向对端设备发送数据，是SRIO数据发送的核心函数。</w:t>
      </w:r>
    </w:p>
    <w:p w14:paraId="2F519474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参数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</w:t>
      </w:r>
    </w:p>
    <w:p w14:paraId="67B8ED3F" w14:textId="77777777" w:rsidR="00706813" w:rsidRPr="00A27A3C" w:rsidRDefault="00706813" w:rsidP="00706813">
      <w:pPr>
        <w:widowControl/>
        <w:numPr>
          <w:ilvl w:val="0"/>
          <w:numId w:val="46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proofErr w:type="spellStart"/>
      <w:r w:rsidRPr="00A27A3C">
        <w:rPr>
          <w:rStyle w:val="HTML0"/>
          <w:rFonts w:asciiTheme="majorEastAsia" w:eastAsiaTheme="majorEastAsia" w:hAnsiTheme="majorEastAsia"/>
        </w:rPr>
        <w:t>SrioInstance</w:t>
      </w:r>
      <w:proofErr w:type="spellEnd"/>
      <w:r w:rsidRPr="00A27A3C">
        <w:rPr>
          <w:rFonts w:asciiTheme="majorEastAsia" w:eastAsiaTheme="majorEastAsia" w:hAnsiTheme="majorEastAsia" w:hint="eastAsia"/>
        </w:rPr>
        <w:t>：SRIO实例号</w:t>
      </w:r>
    </w:p>
    <w:p w14:paraId="3C727230" w14:textId="77777777" w:rsidR="00706813" w:rsidRPr="00A27A3C" w:rsidRDefault="00706813" w:rsidP="00706813">
      <w:pPr>
        <w:widowControl/>
        <w:numPr>
          <w:ilvl w:val="0"/>
          <w:numId w:val="46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r w:rsidRPr="00A27A3C">
        <w:rPr>
          <w:rStyle w:val="HTML0"/>
          <w:rFonts w:asciiTheme="majorEastAsia" w:eastAsiaTheme="majorEastAsia" w:hAnsiTheme="majorEastAsia"/>
        </w:rPr>
        <w:lastRenderedPageBreak/>
        <w:t>SRIODMA</w:t>
      </w:r>
      <w:r w:rsidRPr="00A27A3C">
        <w:rPr>
          <w:rFonts w:asciiTheme="majorEastAsia" w:eastAsiaTheme="majorEastAsia" w:hAnsiTheme="majorEastAsia" w:hint="eastAsia"/>
        </w:rPr>
        <w:t>：DMA传输配置结构体指针</w:t>
      </w:r>
    </w:p>
    <w:p w14:paraId="0D936F49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返回值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</w:t>
      </w:r>
      <w:r w:rsidRPr="00A27A3C">
        <w:rPr>
          <w:rStyle w:val="HTML0"/>
          <w:rFonts w:asciiTheme="majorEastAsia" w:eastAsiaTheme="majorEastAsia" w:hAnsiTheme="majorEastAsia"/>
        </w:rPr>
        <w:t>0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：传输启动成功</w:t>
      </w:r>
    </w:p>
    <w:p w14:paraId="6C2100CF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重要注意事项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 xml:space="preserve">：代码中固定操作 </w:t>
      </w:r>
      <w:r w:rsidRPr="00A27A3C">
        <w:rPr>
          <w:rStyle w:val="HTML0"/>
          <w:rFonts w:asciiTheme="majorEastAsia" w:eastAsiaTheme="majorEastAsia" w:hAnsiTheme="majorEastAsia"/>
        </w:rPr>
        <w:t>RAB_WDMA_0_CTRL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（WDMA通道0），无多通道调度、无互斥保护，多核同时调用会导致寄存器配置冲突、传输异常。</w:t>
      </w:r>
    </w:p>
    <w:p w14:paraId="4928F55E" w14:textId="1607876E" w:rsidR="00706813" w:rsidRPr="00A27A3C" w:rsidRDefault="00706813" w:rsidP="00A27A3C">
      <w:pPr>
        <w:pStyle w:val="2"/>
        <w:spacing w:before="120"/>
        <w:rPr>
          <w:rFonts w:asciiTheme="majorEastAsia" w:eastAsiaTheme="majorEastAsia" w:hAnsiTheme="majorEastAsia" w:hint="eastAsia"/>
        </w:rPr>
      </w:pPr>
      <w:bookmarkStart w:id="229" w:name="_Toc224997497"/>
      <w:proofErr w:type="spellStart"/>
      <w:r w:rsidRPr="00A27A3C">
        <w:rPr>
          <w:rFonts w:asciiTheme="majorEastAsia" w:eastAsiaTheme="majorEastAsia" w:hAnsiTheme="majorEastAsia" w:hint="eastAsia"/>
        </w:rPr>
        <w:t>SrioRDMA</w:t>
      </w:r>
      <w:proofErr w:type="spellEnd"/>
      <w:r w:rsidRPr="00A27A3C">
        <w:rPr>
          <w:rFonts w:asciiTheme="majorEastAsia" w:eastAsiaTheme="majorEastAsia" w:hAnsiTheme="majorEastAsia" w:hint="eastAsia"/>
        </w:rPr>
        <w:t>（DMA读/接收函数）</w:t>
      </w:r>
      <w:bookmarkEnd w:id="229"/>
    </w:p>
    <w:p w14:paraId="4359EDD7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函数原型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</w:t>
      </w:r>
    </w:p>
    <w:p w14:paraId="6C063103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unsigned int </w:t>
      </w:r>
      <w:proofErr w:type="spellStart"/>
      <w:r w:rsidRPr="00A27A3C">
        <w:rPr>
          <w:rFonts w:asciiTheme="majorEastAsia" w:eastAsiaTheme="majorEastAsia" w:hAnsiTheme="majorEastAsia"/>
        </w:rPr>
        <w:t>SrioRDMA</w:t>
      </w:r>
      <w:proofErr w:type="spellEnd"/>
      <w:r w:rsidRPr="00A27A3C">
        <w:rPr>
          <w:rFonts w:asciiTheme="majorEastAsia" w:eastAsiaTheme="majorEastAsia" w:hAnsiTheme="majorEastAsia"/>
        </w:rPr>
        <w:t xml:space="preserve">(unsigned int </w:t>
      </w:r>
      <w:proofErr w:type="spellStart"/>
      <w:r w:rsidRPr="00A27A3C">
        <w:rPr>
          <w:rFonts w:asciiTheme="majorEastAsia" w:eastAsiaTheme="majorEastAsia" w:hAnsiTheme="majorEastAsia"/>
        </w:rPr>
        <w:t>SrioInstance</w:t>
      </w:r>
      <w:proofErr w:type="spellEnd"/>
      <w:r w:rsidRPr="00A27A3C">
        <w:rPr>
          <w:rFonts w:asciiTheme="majorEastAsia" w:eastAsiaTheme="majorEastAsia" w:hAnsiTheme="majorEastAsia"/>
        </w:rPr>
        <w:t>, struct SRIODMA * SRIODMA);</w:t>
      </w:r>
    </w:p>
    <w:p w14:paraId="44932D1C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功能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：SRIO DMA读函数，通过RDMA通道从对端设备读取数据到本地内存。</w:t>
      </w:r>
    </w:p>
    <w:p w14:paraId="5D367019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参数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</w:t>
      </w:r>
    </w:p>
    <w:p w14:paraId="0C7762A0" w14:textId="77777777" w:rsidR="00706813" w:rsidRPr="00A27A3C" w:rsidRDefault="00706813" w:rsidP="00706813">
      <w:pPr>
        <w:widowControl/>
        <w:numPr>
          <w:ilvl w:val="0"/>
          <w:numId w:val="47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proofErr w:type="spellStart"/>
      <w:r w:rsidRPr="00A27A3C">
        <w:rPr>
          <w:rStyle w:val="HTML0"/>
          <w:rFonts w:asciiTheme="majorEastAsia" w:eastAsiaTheme="majorEastAsia" w:hAnsiTheme="majorEastAsia"/>
        </w:rPr>
        <w:t>SrioInstance</w:t>
      </w:r>
      <w:proofErr w:type="spellEnd"/>
      <w:r w:rsidRPr="00A27A3C">
        <w:rPr>
          <w:rFonts w:asciiTheme="majorEastAsia" w:eastAsiaTheme="majorEastAsia" w:hAnsiTheme="majorEastAsia" w:hint="eastAsia"/>
        </w:rPr>
        <w:t>：SRIO实例号</w:t>
      </w:r>
    </w:p>
    <w:p w14:paraId="5B0F4B0C" w14:textId="77777777" w:rsidR="00706813" w:rsidRPr="00A27A3C" w:rsidRDefault="00706813" w:rsidP="00706813">
      <w:pPr>
        <w:widowControl/>
        <w:numPr>
          <w:ilvl w:val="0"/>
          <w:numId w:val="47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r w:rsidRPr="00A27A3C">
        <w:rPr>
          <w:rStyle w:val="HTML0"/>
          <w:rFonts w:asciiTheme="majorEastAsia" w:eastAsiaTheme="majorEastAsia" w:hAnsiTheme="majorEastAsia"/>
        </w:rPr>
        <w:t>SRIODMA</w:t>
      </w:r>
      <w:r w:rsidRPr="00A27A3C">
        <w:rPr>
          <w:rFonts w:asciiTheme="majorEastAsia" w:eastAsiaTheme="majorEastAsia" w:hAnsiTheme="majorEastAsia" w:hint="eastAsia"/>
        </w:rPr>
        <w:t>：DMA传输配置结构体指针</w:t>
      </w:r>
    </w:p>
    <w:p w14:paraId="74BEEAAA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返回值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</w:t>
      </w:r>
      <w:r w:rsidRPr="00A27A3C">
        <w:rPr>
          <w:rStyle w:val="HTML0"/>
          <w:rFonts w:asciiTheme="majorEastAsia" w:eastAsiaTheme="majorEastAsia" w:hAnsiTheme="majorEastAsia"/>
        </w:rPr>
        <w:t>0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：传输启动成功</w:t>
      </w:r>
    </w:p>
    <w:p w14:paraId="5B3D7DC2" w14:textId="5EB7B7AD" w:rsidR="00706813" w:rsidRPr="00A27A3C" w:rsidRDefault="00706813" w:rsidP="00A27A3C">
      <w:pPr>
        <w:pStyle w:val="2"/>
        <w:spacing w:before="120"/>
        <w:rPr>
          <w:rFonts w:asciiTheme="majorEastAsia" w:eastAsiaTheme="majorEastAsia" w:hAnsiTheme="majorEastAsia" w:hint="eastAsia"/>
        </w:rPr>
      </w:pPr>
      <w:bookmarkStart w:id="230" w:name="_Toc224997498"/>
      <w:proofErr w:type="spellStart"/>
      <w:r w:rsidRPr="00A27A3C">
        <w:rPr>
          <w:rFonts w:asciiTheme="majorEastAsia" w:eastAsiaTheme="majorEastAsia" w:hAnsiTheme="majorEastAsia" w:hint="eastAsia"/>
        </w:rPr>
        <w:t>SrioConfigSendDB</w:t>
      </w:r>
      <w:proofErr w:type="spellEnd"/>
      <w:r w:rsidRPr="00A27A3C">
        <w:rPr>
          <w:rFonts w:asciiTheme="majorEastAsia" w:eastAsiaTheme="majorEastAsia" w:hAnsiTheme="majorEastAsia" w:hint="eastAsia"/>
        </w:rPr>
        <w:t>（Doorbell发送配置函数）</w:t>
      </w:r>
      <w:bookmarkEnd w:id="230"/>
    </w:p>
    <w:p w14:paraId="610E5B02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函数原型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</w:t>
      </w:r>
    </w:p>
    <w:p w14:paraId="7EC64C44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void </w:t>
      </w:r>
      <w:proofErr w:type="spellStart"/>
      <w:r w:rsidRPr="00A27A3C">
        <w:rPr>
          <w:rFonts w:asciiTheme="majorEastAsia" w:eastAsiaTheme="majorEastAsia" w:hAnsiTheme="majorEastAsia"/>
        </w:rPr>
        <w:t>SrioConfigSendDB</w:t>
      </w:r>
      <w:proofErr w:type="spellEnd"/>
      <w:r w:rsidRPr="00A27A3C">
        <w:rPr>
          <w:rFonts w:asciiTheme="majorEastAsia" w:eastAsiaTheme="majorEastAsia" w:hAnsiTheme="majorEastAsia"/>
        </w:rPr>
        <w:t xml:space="preserve">(unsigned int </w:t>
      </w:r>
      <w:proofErr w:type="spellStart"/>
      <w:r w:rsidRPr="00A27A3C">
        <w:rPr>
          <w:rFonts w:asciiTheme="majorEastAsia" w:eastAsiaTheme="majorEastAsia" w:hAnsiTheme="majorEastAsia"/>
        </w:rPr>
        <w:t>SrioInstance</w:t>
      </w:r>
      <w:proofErr w:type="spellEnd"/>
      <w:r w:rsidRPr="00A27A3C">
        <w:rPr>
          <w:rFonts w:asciiTheme="majorEastAsia" w:eastAsiaTheme="majorEastAsia" w:hAnsiTheme="majorEastAsia"/>
        </w:rPr>
        <w:t xml:space="preserve">, struct </w:t>
      </w:r>
      <w:proofErr w:type="spellStart"/>
      <w:r w:rsidRPr="00A27A3C">
        <w:rPr>
          <w:rFonts w:asciiTheme="majorEastAsia" w:eastAsiaTheme="majorEastAsia" w:hAnsiTheme="majorEastAsia"/>
        </w:rPr>
        <w:t>SRIODoorBellStruct</w:t>
      </w:r>
      <w:proofErr w:type="spellEnd"/>
      <w:r w:rsidRPr="00A27A3C">
        <w:rPr>
          <w:rFonts w:asciiTheme="majorEastAsia" w:eastAsiaTheme="majorEastAsia" w:hAnsiTheme="majorEastAsia"/>
        </w:rPr>
        <w:t xml:space="preserve"> * </w:t>
      </w:r>
      <w:proofErr w:type="spellStart"/>
      <w:r w:rsidRPr="00A27A3C">
        <w:rPr>
          <w:rFonts w:asciiTheme="majorEastAsia" w:eastAsiaTheme="majorEastAsia" w:hAnsiTheme="majorEastAsia"/>
        </w:rPr>
        <w:t>SRIODoorBellStruct</w:t>
      </w:r>
      <w:proofErr w:type="spellEnd"/>
      <w:r w:rsidRPr="00A27A3C">
        <w:rPr>
          <w:rFonts w:asciiTheme="majorEastAsia" w:eastAsiaTheme="majorEastAsia" w:hAnsiTheme="majorEastAsia"/>
        </w:rPr>
        <w:t>);</w:t>
      </w:r>
    </w:p>
    <w:p w14:paraId="1868C62A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功能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：配置SRIO Doorbell（门铃）事务，用于向对端设备发送低延迟带内中断事件。</w:t>
      </w:r>
    </w:p>
    <w:p w14:paraId="0686FDAC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参数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</w:t>
      </w:r>
    </w:p>
    <w:p w14:paraId="03BE5CBF" w14:textId="77777777" w:rsidR="00706813" w:rsidRPr="00A27A3C" w:rsidRDefault="00706813" w:rsidP="00706813">
      <w:pPr>
        <w:widowControl/>
        <w:numPr>
          <w:ilvl w:val="0"/>
          <w:numId w:val="48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proofErr w:type="spellStart"/>
      <w:r w:rsidRPr="00A27A3C">
        <w:rPr>
          <w:rStyle w:val="HTML0"/>
          <w:rFonts w:asciiTheme="majorEastAsia" w:eastAsiaTheme="majorEastAsia" w:hAnsiTheme="majorEastAsia"/>
        </w:rPr>
        <w:t>SrioInstance</w:t>
      </w:r>
      <w:proofErr w:type="spellEnd"/>
      <w:r w:rsidRPr="00A27A3C">
        <w:rPr>
          <w:rFonts w:asciiTheme="majorEastAsia" w:eastAsiaTheme="majorEastAsia" w:hAnsiTheme="majorEastAsia" w:hint="eastAsia"/>
        </w:rPr>
        <w:t>：SRIO实例号</w:t>
      </w:r>
    </w:p>
    <w:p w14:paraId="38F8B3C6" w14:textId="77777777" w:rsidR="00706813" w:rsidRPr="00A27A3C" w:rsidRDefault="00706813" w:rsidP="00706813">
      <w:pPr>
        <w:widowControl/>
        <w:numPr>
          <w:ilvl w:val="0"/>
          <w:numId w:val="48"/>
        </w:numPr>
        <w:spacing w:before="80" w:after="80" w:line="240" w:lineRule="auto"/>
        <w:ind w:left="1120"/>
        <w:jc w:val="left"/>
        <w:rPr>
          <w:rFonts w:asciiTheme="majorEastAsia" w:eastAsiaTheme="majorEastAsia" w:hAnsiTheme="majorEastAsia" w:hint="eastAsia"/>
        </w:rPr>
      </w:pPr>
      <w:proofErr w:type="spellStart"/>
      <w:r w:rsidRPr="00A27A3C">
        <w:rPr>
          <w:rStyle w:val="HTML0"/>
          <w:rFonts w:asciiTheme="majorEastAsia" w:eastAsiaTheme="majorEastAsia" w:hAnsiTheme="majorEastAsia"/>
        </w:rPr>
        <w:t>SRIODoorBellStruct</w:t>
      </w:r>
      <w:proofErr w:type="spellEnd"/>
      <w:r w:rsidRPr="00A27A3C">
        <w:rPr>
          <w:rFonts w:asciiTheme="majorEastAsia" w:eastAsiaTheme="majorEastAsia" w:hAnsiTheme="majorEastAsia" w:hint="eastAsia"/>
        </w:rPr>
        <w:t>：门铃配置结构体指针</w:t>
      </w:r>
    </w:p>
    <w:p w14:paraId="38158919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返回值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：无</w:t>
      </w:r>
    </w:p>
    <w:p w14:paraId="2D395994" w14:textId="3816A135" w:rsidR="00706813" w:rsidRPr="00A27A3C" w:rsidRDefault="00706813" w:rsidP="00A27A3C">
      <w:pPr>
        <w:pStyle w:val="2"/>
        <w:spacing w:before="12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 w:hint="eastAsia"/>
        </w:rPr>
        <w:t xml:space="preserve"> </w:t>
      </w:r>
      <w:bookmarkStart w:id="231" w:name="_Toc224997499"/>
      <w:proofErr w:type="spellStart"/>
      <w:r w:rsidRPr="00A27A3C">
        <w:rPr>
          <w:rFonts w:asciiTheme="majorEastAsia" w:eastAsiaTheme="majorEastAsia" w:hAnsiTheme="majorEastAsia" w:hint="eastAsia"/>
        </w:rPr>
        <w:t>SrioEnRecvDB</w:t>
      </w:r>
      <w:proofErr w:type="spellEnd"/>
      <w:r w:rsidRPr="00A27A3C">
        <w:rPr>
          <w:rFonts w:asciiTheme="majorEastAsia" w:eastAsiaTheme="majorEastAsia" w:hAnsiTheme="majorEastAsia" w:hint="eastAsia"/>
        </w:rPr>
        <w:t>（Doorbell接收使能函数）</w:t>
      </w:r>
      <w:bookmarkEnd w:id="231"/>
    </w:p>
    <w:p w14:paraId="0C2E3FE9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函数原型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</w:t>
      </w:r>
    </w:p>
    <w:p w14:paraId="65568983" w14:textId="77777777" w:rsidR="00706813" w:rsidRPr="00A27A3C" w:rsidRDefault="00706813" w:rsidP="00706813">
      <w:pPr>
        <w:pStyle w:val="HTML1"/>
        <w:ind w:firstLine="480"/>
        <w:rPr>
          <w:rFonts w:asciiTheme="majorEastAsia" w:eastAsiaTheme="majorEastAsia" w:hAnsiTheme="majorEastAsia" w:hint="eastAsia"/>
        </w:rPr>
      </w:pPr>
      <w:r w:rsidRPr="00A27A3C">
        <w:rPr>
          <w:rFonts w:asciiTheme="majorEastAsia" w:eastAsiaTheme="majorEastAsia" w:hAnsiTheme="majorEastAsia"/>
        </w:rPr>
        <w:t xml:space="preserve">void </w:t>
      </w:r>
      <w:proofErr w:type="spellStart"/>
      <w:r w:rsidRPr="00A27A3C">
        <w:rPr>
          <w:rFonts w:asciiTheme="majorEastAsia" w:eastAsiaTheme="majorEastAsia" w:hAnsiTheme="majorEastAsia"/>
        </w:rPr>
        <w:t>SrioEnRecvDB</w:t>
      </w:r>
      <w:proofErr w:type="spellEnd"/>
      <w:r w:rsidRPr="00A27A3C">
        <w:rPr>
          <w:rFonts w:asciiTheme="majorEastAsia" w:eastAsiaTheme="majorEastAsia" w:hAnsiTheme="majorEastAsia"/>
        </w:rPr>
        <w:t xml:space="preserve">(unsigned int </w:t>
      </w:r>
      <w:proofErr w:type="spellStart"/>
      <w:r w:rsidRPr="00A27A3C">
        <w:rPr>
          <w:rFonts w:asciiTheme="majorEastAsia" w:eastAsiaTheme="majorEastAsia" w:hAnsiTheme="majorEastAsia"/>
        </w:rPr>
        <w:t>SrioInstance</w:t>
      </w:r>
      <w:proofErr w:type="spellEnd"/>
      <w:r w:rsidRPr="00A27A3C">
        <w:rPr>
          <w:rFonts w:asciiTheme="majorEastAsia" w:eastAsiaTheme="majorEastAsia" w:hAnsiTheme="majorEastAsia"/>
        </w:rPr>
        <w:t>);</w:t>
      </w:r>
    </w:p>
    <w:p w14:paraId="43E64573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lastRenderedPageBreak/>
        <w:t>功能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：使能SRIO接收Doorbell中断，开启对端门铃事件的接收功能。</w:t>
      </w:r>
    </w:p>
    <w:p w14:paraId="740324F7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参数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</w:t>
      </w:r>
      <w:proofErr w:type="spellStart"/>
      <w:r w:rsidRPr="00A27A3C">
        <w:rPr>
          <w:rStyle w:val="HTML0"/>
          <w:rFonts w:asciiTheme="majorEastAsia" w:eastAsiaTheme="majorEastAsia" w:hAnsiTheme="majorEastAsia"/>
        </w:rPr>
        <w:t>SrioInstance</w:t>
      </w:r>
      <w:proofErr w:type="spellEnd"/>
      <w:r w:rsidRPr="00A27A3C">
        <w:rPr>
          <w:rFonts w:asciiTheme="majorEastAsia" w:eastAsiaTheme="majorEastAsia" w:hAnsiTheme="majorEastAsia" w:hint="eastAsia"/>
          <w:sz w:val="21"/>
          <w:szCs w:val="21"/>
        </w:rPr>
        <w:t>：SRIO实例号</w:t>
      </w:r>
    </w:p>
    <w:p w14:paraId="37AE0FEB" w14:textId="77777777" w:rsidR="00706813" w:rsidRPr="00A27A3C" w:rsidRDefault="00706813" w:rsidP="00706813">
      <w:pPr>
        <w:pStyle w:val="aff1"/>
        <w:rPr>
          <w:rFonts w:asciiTheme="majorEastAsia" w:eastAsiaTheme="majorEastAsia" w:hAnsiTheme="majorEastAsia" w:hint="eastAsia"/>
          <w:sz w:val="21"/>
          <w:szCs w:val="21"/>
        </w:rPr>
      </w:pPr>
      <w:r w:rsidRPr="00A27A3C">
        <w:rPr>
          <w:rStyle w:val="aff7"/>
          <w:rFonts w:asciiTheme="majorEastAsia" w:eastAsiaTheme="majorEastAsia" w:hAnsiTheme="majorEastAsia" w:hint="eastAsia"/>
          <w:sz w:val="21"/>
          <w:szCs w:val="21"/>
        </w:rPr>
        <w:t>返回值</w:t>
      </w:r>
      <w:r w:rsidRPr="00A27A3C">
        <w:rPr>
          <w:rFonts w:asciiTheme="majorEastAsia" w:eastAsiaTheme="majorEastAsia" w:hAnsiTheme="majorEastAsia" w:hint="eastAsia"/>
          <w:sz w:val="21"/>
          <w:szCs w:val="21"/>
        </w:rPr>
        <w:t>：无</w:t>
      </w:r>
    </w:p>
    <w:p w14:paraId="753DAC4E" w14:textId="77777777" w:rsidR="00706813" w:rsidRPr="00A27A3C" w:rsidDel="007922DB" w:rsidRDefault="00706813" w:rsidP="00A27A3C">
      <w:pPr>
        <w:pStyle w:val="21"/>
        <w:rPr>
          <w:del w:id="232" w:author="ZHTY" w:date="2026-03-21T14:31:00Z" w16du:dateUtc="2026-03-21T06:31:00Z"/>
          <w:rFonts w:asciiTheme="majorEastAsia" w:eastAsiaTheme="majorEastAsia" w:hAnsiTheme="majorEastAsia" w:hint="eastAsia"/>
        </w:rPr>
      </w:pPr>
    </w:p>
    <w:p w14:paraId="1DE4F23D" w14:textId="77777777" w:rsidR="00152F34" w:rsidRPr="00A27A3C" w:rsidRDefault="00152F34" w:rsidP="00A27A3C">
      <w:pPr>
        <w:pStyle w:val="305"/>
        <w:numPr>
          <w:ilvl w:val="0"/>
          <w:numId w:val="0"/>
        </w:numPr>
        <w:spacing w:before="120"/>
        <w:rPr>
          <w:rFonts w:asciiTheme="majorEastAsia" w:eastAsiaTheme="majorEastAsia" w:hAnsiTheme="majorEastAsia" w:hint="eastAsia"/>
        </w:rPr>
      </w:pPr>
    </w:p>
    <w:sectPr w:rsidR="00152F34" w:rsidRPr="00A27A3C" w:rsidSect="00A27A3C">
      <w:headerReference w:type="default" r:id="rId13"/>
      <w:pgSz w:w="11906" w:h="16838"/>
      <w:pgMar w:top="1531" w:right="1417" w:bottom="1417" w:left="1417" w:header="1020" w:footer="850" w:gutter="0"/>
      <w:pgNumType w:fmt="numberInDash" w:start="1"/>
      <w:cols w:space="720"/>
      <w:docGrid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33">
      <wne:acd wne:acdName="acd2"/>
    </wne:keymap>
    <wne:keymap wne:kcmPrimary="0434">
      <wne:acd wne:acdName="acd3"/>
    </wne:keymap>
    <wne:keymap wne:kcmPrimary="0446">
      <wne:acd wne:acdName="acd4"/>
    </wne:keymap>
    <wne:keymap wne:kcmPrimary="044E">
      <wne:acd wne:acdName="acd5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</wne:acdManifest>
  </wne:toolbars>
  <wne:acds>
    <wne:acd wne:argValue="AQAAAAEA" wne:acdName="acd0" wne:fciIndexBasedOn="0065"/>
    <wne:acd wne:argValue="AQAAAAIA" wne:acdName="acd1" wne:fciIndexBasedOn="0065"/>
    <wne:acd wne:argValue="AQAAAAMA" wne:acdName="acd2" wne:fciIndexBasedOn="0065"/>
    <wne:acd wne:argValue="AQAAAAQA" wne:acdName="acd3" wne:fciIndexBasedOn="0065"/>
    <wne:acd wne:argValue="AgDSY/5WPGgPXw==" wne:acdName="acd4" wne:fciIndexBasedOn="0065"/>
    <wne:acd wne:argValue="AgDSY/5WFn/3Uw==" wne:acdName="acd5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409E0" w14:textId="77777777" w:rsidR="009F1551" w:rsidRDefault="009F1551">
      <w:pPr>
        <w:spacing w:line="240" w:lineRule="auto"/>
      </w:pPr>
      <w:r>
        <w:separator/>
      </w:r>
    </w:p>
  </w:endnote>
  <w:endnote w:type="continuationSeparator" w:id="0">
    <w:p w14:paraId="53F1ED07" w14:textId="77777777" w:rsidR="009F1551" w:rsidRDefault="009F15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5678830"/>
    </w:sdtPr>
    <w:sdtContent>
      <w:p w14:paraId="182D6331" w14:textId="77777777" w:rsidR="00152F34" w:rsidRDefault="00000000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A74ACC">
          <w:rPr>
            <w:noProof/>
            <w:lang w:val="zh-CN"/>
          </w:rPr>
          <w:t>IV</w:t>
        </w:r>
        <w:r>
          <w:fldChar w:fldCharType="end"/>
        </w:r>
      </w:p>
    </w:sdtContent>
  </w:sdt>
  <w:p w14:paraId="2043085A" w14:textId="77777777" w:rsidR="00152F34" w:rsidRDefault="00152F34">
    <w:pPr>
      <w:pStyle w:val="af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C0ECE" w14:textId="77777777" w:rsidR="00152F34" w:rsidRDefault="00152F34">
    <w:pPr>
      <w:tabs>
        <w:tab w:val="center" w:pos="4153"/>
        <w:tab w:val="right" w:pos="8306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9B24A" w14:textId="77777777" w:rsidR="009F1551" w:rsidRDefault="009F1551">
      <w:pPr>
        <w:spacing w:line="240" w:lineRule="auto"/>
      </w:pPr>
      <w:r>
        <w:separator/>
      </w:r>
    </w:p>
  </w:footnote>
  <w:footnote w:type="continuationSeparator" w:id="0">
    <w:p w14:paraId="15A44E19" w14:textId="77777777" w:rsidR="009F1551" w:rsidRDefault="009F155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574D0" w14:textId="77777777" w:rsidR="00152F34" w:rsidRDefault="00152F34">
    <w:pPr>
      <w:pStyle w:val="afc"/>
      <w:pBdr>
        <w:bottom w:val="none" w:sz="0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2BB10" w14:textId="77777777" w:rsidR="00152F34" w:rsidRDefault="00152F34">
    <w:pPr>
      <w:pStyle w:val="afc"/>
      <w:pBdr>
        <w:bottom w:val="none" w:sz="0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DF9F8" w14:textId="77777777" w:rsidR="00152F34" w:rsidRDefault="00000000" w:rsidP="0032614C">
    <w:pPr>
      <w:pStyle w:val="afc"/>
      <w:jc w:val="both"/>
    </w:pPr>
    <w:r>
      <w:rPr>
        <w:rFonts w:hint="eastAsia"/>
        <w:noProof/>
      </w:rPr>
      <w:drawing>
        <wp:anchor distT="0" distB="0" distL="114300" distR="114300" simplePos="0" relativeHeight="251658240" behindDoc="0" locked="0" layoutInCell="1" allowOverlap="1" wp14:anchorId="6570DFC9" wp14:editId="3645FE68">
          <wp:simplePos x="0" y="0"/>
          <wp:positionH relativeFrom="margin">
            <wp:align>right</wp:align>
          </wp:positionH>
          <wp:positionV relativeFrom="paragraph">
            <wp:posOffset>-379730</wp:posOffset>
          </wp:positionV>
          <wp:extent cx="549910" cy="485775"/>
          <wp:effectExtent l="0" t="0" r="13970" b="1905"/>
          <wp:wrapNone/>
          <wp:docPr id="1" name="图片 5" descr="C:\Users\ADMINI~1\AppData\Local\Temp\WeChat Files\da8f2be6cede0e2eed8f267bafc7237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5590441" name="图片 5" descr="C:\Users\ADMINI~1\AppData\Local\Temp\WeChat Files\da8f2be6cede0e2eed8f267bafc7237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9910" cy="485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t>CP-</w:t>
    </w:r>
    <w:r>
      <w:rPr>
        <w:rFonts w:hint="eastAsia"/>
      </w:rPr>
      <w:t>EB</w:t>
    </w:r>
    <w:r>
      <w:t>1330-</w:t>
    </w:r>
    <w:r>
      <w:rPr>
        <w:rFonts w:hint="eastAsia"/>
      </w:rPr>
      <w:t>SDP</w:t>
    </w:r>
    <w:r>
      <w:t>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B1B56C"/>
    <w:multiLevelType w:val="singleLevel"/>
    <w:tmpl w:val="96B1B56C"/>
    <w:lvl w:ilvl="0">
      <w:start w:val="1"/>
      <w:numFmt w:val="lowerLetter"/>
      <w:suff w:val="space"/>
      <w:lvlText w:val="%1)"/>
      <w:lvlJc w:val="left"/>
    </w:lvl>
  </w:abstractNum>
  <w:abstractNum w:abstractNumId="1" w15:restartNumberingAfterBreak="0">
    <w:nsid w:val="B04F8575"/>
    <w:multiLevelType w:val="singleLevel"/>
    <w:tmpl w:val="B04F8575"/>
    <w:lvl w:ilvl="0">
      <w:start w:val="1"/>
      <w:numFmt w:val="lowerLetter"/>
      <w:suff w:val="space"/>
      <w:lvlText w:val="%1)"/>
      <w:lvlJc w:val="left"/>
    </w:lvl>
  </w:abstractNum>
  <w:abstractNum w:abstractNumId="2" w15:restartNumberingAfterBreak="0">
    <w:nsid w:val="D4C16EF2"/>
    <w:multiLevelType w:val="singleLevel"/>
    <w:tmpl w:val="D4C16EF2"/>
    <w:lvl w:ilvl="0">
      <w:start w:val="1"/>
      <w:numFmt w:val="lowerLetter"/>
      <w:suff w:val="space"/>
      <w:lvlText w:val="%1)"/>
      <w:lvlJc w:val="left"/>
    </w:lvl>
  </w:abstractNum>
  <w:abstractNum w:abstractNumId="3" w15:restartNumberingAfterBreak="0">
    <w:nsid w:val="D8DF3E0F"/>
    <w:multiLevelType w:val="singleLevel"/>
    <w:tmpl w:val="D8DF3E0F"/>
    <w:lvl w:ilvl="0">
      <w:start w:val="1"/>
      <w:numFmt w:val="lowerLetter"/>
      <w:suff w:val="space"/>
      <w:lvlText w:val="%1)"/>
      <w:lvlJc w:val="left"/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5" w15:restartNumberingAfterBreak="0">
    <w:nsid w:val="009D2B61"/>
    <w:multiLevelType w:val="multilevel"/>
    <w:tmpl w:val="B63C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354689"/>
    <w:multiLevelType w:val="multilevel"/>
    <w:tmpl w:val="7DB0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D14739"/>
    <w:multiLevelType w:val="multilevel"/>
    <w:tmpl w:val="05D14739"/>
    <w:lvl w:ilvl="0">
      <w:start w:val="1"/>
      <w:numFmt w:val="lowerLetter"/>
      <w:lvlText w:val="%1)"/>
      <w:lvlJc w:val="left"/>
      <w:pPr>
        <w:ind w:left="360" w:hanging="360"/>
      </w:pPr>
      <w:rPr>
        <w:rFonts w:eastAsia="宋体" w:hint="eastAsia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8B36641"/>
    <w:multiLevelType w:val="hybridMultilevel"/>
    <w:tmpl w:val="44C25D50"/>
    <w:lvl w:ilvl="0" w:tplc="D928657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70D03574" w:tentative="1">
      <w:start w:val="1"/>
      <w:numFmt w:val="lowerLetter"/>
      <w:lvlText w:val="%2)"/>
      <w:lvlJc w:val="left"/>
      <w:pPr>
        <w:ind w:left="840" w:hanging="420"/>
      </w:pPr>
    </w:lvl>
    <w:lvl w:ilvl="2" w:tplc="EAA669DA" w:tentative="1">
      <w:start w:val="1"/>
      <w:numFmt w:val="lowerRoman"/>
      <w:lvlText w:val="%3."/>
      <w:lvlJc w:val="right"/>
      <w:pPr>
        <w:ind w:left="1260" w:hanging="420"/>
      </w:pPr>
    </w:lvl>
    <w:lvl w:ilvl="3" w:tplc="54048C32" w:tentative="1">
      <w:start w:val="1"/>
      <w:numFmt w:val="decimal"/>
      <w:lvlText w:val="%4."/>
      <w:lvlJc w:val="left"/>
      <w:pPr>
        <w:ind w:left="1680" w:hanging="420"/>
      </w:pPr>
    </w:lvl>
    <w:lvl w:ilvl="4" w:tplc="C1265ED2" w:tentative="1">
      <w:start w:val="1"/>
      <w:numFmt w:val="lowerLetter"/>
      <w:lvlText w:val="%5)"/>
      <w:lvlJc w:val="left"/>
      <w:pPr>
        <w:ind w:left="2100" w:hanging="420"/>
      </w:pPr>
    </w:lvl>
    <w:lvl w:ilvl="5" w:tplc="37286BEC" w:tentative="1">
      <w:start w:val="1"/>
      <w:numFmt w:val="lowerRoman"/>
      <w:lvlText w:val="%6."/>
      <w:lvlJc w:val="right"/>
      <w:pPr>
        <w:ind w:left="2520" w:hanging="420"/>
      </w:pPr>
    </w:lvl>
    <w:lvl w:ilvl="6" w:tplc="D0B68882" w:tentative="1">
      <w:start w:val="1"/>
      <w:numFmt w:val="decimal"/>
      <w:lvlText w:val="%7."/>
      <w:lvlJc w:val="left"/>
      <w:pPr>
        <w:ind w:left="2940" w:hanging="420"/>
      </w:pPr>
    </w:lvl>
    <w:lvl w:ilvl="7" w:tplc="66962942" w:tentative="1">
      <w:start w:val="1"/>
      <w:numFmt w:val="lowerLetter"/>
      <w:lvlText w:val="%8)"/>
      <w:lvlJc w:val="left"/>
      <w:pPr>
        <w:ind w:left="3360" w:hanging="420"/>
      </w:pPr>
    </w:lvl>
    <w:lvl w:ilvl="8" w:tplc="199A68CC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09FE75A7"/>
    <w:multiLevelType w:val="multilevel"/>
    <w:tmpl w:val="09FE75A7"/>
    <w:lvl w:ilvl="0">
      <w:start w:val="1"/>
      <w:numFmt w:val="decimal"/>
      <w:isLgl/>
      <w:suff w:val="space"/>
      <w:lvlText w:val="%1 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isLgl/>
      <w:suff w:val="space"/>
      <w:lvlText w:val="%1.%2 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isLgl/>
      <w:suff w:val="space"/>
      <w:lvlText w:val="%1.%2.%3.%4 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isLgl/>
      <w:suff w:val="space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isLgl/>
      <w:suff w:val="space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isLgl/>
      <w:suff w:val="space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isLgl/>
      <w:suff w:val="space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2160"/>
        </w:tabs>
        <w:ind w:left="1584" w:hanging="1584"/>
      </w:pPr>
      <w:rPr>
        <w:rFonts w:hint="eastAsia"/>
      </w:rPr>
    </w:lvl>
  </w:abstractNum>
  <w:abstractNum w:abstractNumId="10" w15:restartNumberingAfterBreak="0">
    <w:nsid w:val="0E5A256F"/>
    <w:multiLevelType w:val="singleLevel"/>
    <w:tmpl w:val="0E5A256F"/>
    <w:lvl w:ilvl="0">
      <w:start w:val="1"/>
      <w:numFmt w:val="lowerLetter"/>
      <w:suff w:val="space"/>
      <w:lvlText w:val="%1)"/>
      <w:lvlJc w:val="left"/>
    </w:lvl>
  </w:abstractNum>
  <w:abstractNum w:abstractNumId="11" w15:restartNumberingAfterBreak="0">
    <w:nsid w:val="12573508"/>
    <w:multiLevelType w:val="multilevel"/>
    <w:tmpl w:val="81F8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826EC8"/>
    <w:multiLevelType w:val="singleLevel"/>
    <w:tmpl w:val="14826EC8"/>
    <w:lvl w:ilvl="0">
      <w:start w:val="1"/>
      <w:numFmt w:val="decimal"/>
      <w:suff w:val="space"/>
      <w:lvlText w:val="%1)"/>
      <w:lvlJc w:val="left"/>
    </w:lvl>
  </w:abstractNum>
  <w:abstractNum w:abstractNumId="13" w15:restartNumberingAfterBreak="0">
    <w:nsid w:val="19FC1E8D"/>
    <w:multiLevelType w:val="multilevel"/>
    <w:tmpl w:val="8076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943D3"/>
    <w:multiLevelType w:val="singleLevel"/>
    <w:tmpl w:val="26A943D3"/>
    <w:lvl w:ilvl="0">
      <w:start w:val="1"/>
      <w:numFmt w:val="lowerLetter"/>
      <w:suff w:val="space"/>
      <w:lvlText w:val="%1)"/>
      <w:lvlJc w:val="left"/>
    </w:lvl>
  </w:abstractNum>
  <w:abstractNum w:abstractNumId="15" w15:restartNumberingAfterBreak="0">
    <w:nsid w:val="334520F4"/>
    <w:multiLevelType w:val="hybridMultilevel"/>
    <w:tmpl w:val="44C25D50"/>
    <w:lvl w:ilvl="0" w:tplc="7454343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29E6AD00" w:tentative="1">
      <w:start w:val="1"/>
      <w:numFmt w:val="lowerLetter"/>
      <w:lvlText w:val="%2)"/>
      <w:lvlJc w:val="left"/>
      <w:pPr>
        <w:ind w:left="840" w:hanging="420"/>
      </w:pPr>
    </w:lvl>
    <w:lvl w:ilvl="2" w:tplc="61B85844" w:tentative="1">
      <w:start w:val="1"/>
      <w:numFmt w:val="lowerRoman"/>
      <w:lvlText w:val="%3."/>
      <w:lvlJc w:val="right"/>
      <w:pPr>
        <w:ind w:left="1260" w:hanging="420"/>
      </w:pPr>
    </w:lvl>
    <w:lvl w:ilvl="3" w:tplc="A0D0F026" w:tentative="1">
      <w:start w:val="1"/>
      <w:numFmt w:val="decimal"/>
      <w:lvlText w:val="%4."/>
      <w:lvlJc w:val="left"/>
      <w:pPr>
        <w:ind w:left="1680" w:hanging="420"/>
      </w:pPr>
    </w:lvl>
    <w:lvl w:ilvl="4" w:tplc="869A429C" w:tentative="1">
      <w:start w:val="1"/>
      <w:numFmt w:val="lowerLetter"/>
      <w:lvlText w:val="%5)"/>
      <w:lvlJc w:val="left"/>
      <w:pPr>
        <w:ind w:left="2100" w:hanging="420"/>
      </w:pPr>
    </w:lvl>
    <w:lvl w:ilvl="5" w:tplc="A86A54E8" w:tentative="1">
      <w:start w:val="1"/>
      <w:numFmt w:val="lowerRoman"/>
      <w:lvlText w:val="%6."/>
      <w:lvlJc w:val="right"/>
      <w:pPr>
        <w:ind w:left="2520" w:hanging="420"/>
      </w:pPr>
    </w:lvl>
    <w:lvl w:ilvl="6" w:tplc="B40CA720" w:tentative="1">
      <w:start w:val="1"/>
      <w:numFmt w:val="decimal"/>
      <w:lvlText w:val="%7."/>
      <w:lvlJc w:val="left"/>
      <w:pPr>
        <w:ind w:left="2940" w:hanging="420"/>
      </w:pPr>
    </w:lvl>
    <w:lvl w:ilvl="7" w:tplc="0696071C" w:tentative="1">
      <w:start w:val="1"/>
      <w:numFmt w:val="lowerLetter"/>
      <w:lvlText w:val="%8)"/>
      <w:lvlJc w:val="left"/>
      <w:pPr>
        <w:ind w:left="3360" w:hanging="420"/>
      </w:pPr>
    </w:lvl>
    <w:lvl w:ilvl="8" w:tplc="3A7C16A0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6882C7D"/>
    <w:multiLevelType w:val="multilevel"/>
    <w:tmpl w:val="09C8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C3A0DF"/>
    <w:multiLevelType w:val="singleLevel"/>
    <w:tmpl w:val="37C3A0DF"/>
    <w:lvl w:ilvl="0">
      <w:start w:val="1"/>
      <w:numFmt w:val="lowerLetter"/>
      <w:suff w:val="space"/>
      <w:lvlText w:val="%1)"/>
      <w:lvlJc w:val="left"/>
    </w:lvl>
  </w:abstractNum>
  <w:abstractNum w:abstractNumId="18" w15:restartNumberingAfterBreak="0">
    <w:nsid w:val="396A4CEF"/>
    <w:multiLevelType w:val="hybridMultilevel"/>
    <w:tmpl w:val="44C25D50"/>
    <w:lvl w:ilvl="0" w:tplc="1E12F5A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856E5984" w:tentative="1">
      <w:start w:val="1"/>
      <w:numFmt w:val="lowerLetter"/>
      <w:lvlText w:val="%2)"/>
      <w:lvlJc w:val="left"/>
      <w:pPr>
        <w:ind w:left="840" w:hanging="420"/>
      </w:pPr>
    </w:lvl>
    <w:lvl w:ilvl="2" w:tplc="AA9001CC" w:tentative="1">
      <w:start w:val="1"/>
      <w:numFmt w:val="lowerRoman"/>
      <w:lvlText w:val="%3."/>
      <w:lvlJc w:val="right"/>
      <w:pPr>
        <w:ind w:left="1260" w:hanging="420"/>
      </w:pPr>
    </w:lvl>
    <w:lvl w:ilvl="3" w:tplc="498C133A" w:tentative="1">
      <w:start w:val="1"/>
      <w:numFmt w:val="decimal"/>
      <w:lvlText w:val="%4."/>
      <w:lvlJc w:val="left"/>
      <w:pPr>
        <w:ind w:left="1680" w:hanging="420"/>
      </w:pPr>
    </w:lvl>
    <w:lvl w:ilvl="4" w:tplc="1D9E7AF6" w:tentative="1">
      <w:start w:val="1"/>
      <w:numFmt w:val="lowerLetter"/>
      <w:lvlText w:val="%5)"/>
      <w:lvlJc w:val="left"/>
      <w:pPr>
        <w:ind w:left="2100" w:hanging="420"/>
      </w:pPr>
    </w:lvl>
    <w:lvl w:ilvl="5" w:tplc="A508C790" w:tentative="1">
      <w:start w:val="1"/>
      <w:numFmt w:val="lowerRoman"/>
      <w:lvlText w:val="%6."/>
      <w:lvlJc w:val="right"/>
      <w:pPr>
        <w:ind w:left="2520" w:hanging="420"/>
      </w:pPr>
    </w:lvl>
    <w:lvl w:ilvl="6" w:tplc="5984B896" w:tentative="1">
      <w:start w:val="1"/>
      <w:numFmt w:val="decimal"/>
      <w:lvlText w:val="%7."/>
      <w:lvlJc w:val="left"/>
      <w:pPr>
        <w:ind w:left="2940" w:hanging="420"/>
      </w:pPr>
    </w:lvl>
    <w:lvl w:ilvl="7" w:tplc="C8146580" w:tentative="1">
      <w:start w:val="1"/>
      <w:numFmt w:val="lowerLetter"/>
      <w:lvlText w:val="%8)"/>
      <w:lvlJc w:val="left"/>
      <w:pPr>
        <w:ind w:left="3360" w:hanging="420"/>
      </w:pPr>
    </w:lvl>
    <w:lvl w:ilvl="8" w:tplc="57C47F66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A580A80"/>
    <w:multiLevelType w:val="multilevel"/>
    <w:tmpl w:val="1FBE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2E3535"/>
    <w:multiLevelType w:val="multilevel"/>
    <w:tmpl w:val="D958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1E7AA4"/>
    <w:multiLevelType w:val="singleLevel"/>
    <w:tmpl w:val="3F1E7AA4"/>
    <w:lvl w:ilvl="0">
      <w:start w:val="1"/>
      <w:numFmt w:val="lowerLetter"/>
      <w:suff w:val="space"/>
      <w:lvlText w:val="%1)"/>
      <w:lvlJc w:val="left"/>
    </w:lvl>
  </w:abstractNum>
  <w:abstractNum w:abstractNumId="22" w15:restartNumberingAfterBreak="0">
    <w:nsid w:val="453834CD"/>
    <w:multiLevelType w:val="multilevel"/>
    <w:tmpl w:val="453834CD"/>
    <w:lvl w:ilvl="0">
      <w:start w:val="1"/>
      <w:numFmt w:val="lowerLetter"/>
      <w:lvlText w:val="%1)"/>
      <w:lvlJc w:val="left"/>
      <w:pPr>
        <w:ind w:left="360" w:hanging="360"/>
      </w:pPr>
      <w:rPr>
        <w:rFonts w:eastAsia="宋体" w:hint="eastAsia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A210EAE"/>
    <w:multiLevelType w:val="multilevel"/>
    <w:tmpl w:val="D0CC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E257CD"/>
    <w:multiLevelType w:val="multilevel"/>
    <w:tmpl w:val="1ABE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015C6A"/>
    <w:multiLevelType w:val="multilevel"/>
    <w:tmpl w:val="51015C6A"/>
    <w:lvl w:ilvl="0">
      <w:start w:val="1"/>
      <w:numFmt w:val="decimal"/>
      <w:pStyle w:val="a0"/>
      <w:lvlText w:val="%1) "/>
      <w:lvlJc w:val="left"/>
      <w:pPr>
        <w:tabs>
          <w:tab w:val="left" w:pos="900"/>
        </w:tabs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26" w15:restartNumberingAfterBreak="0">
    <w:nsid w:val="519A35C5"/>
    <w:multiLevelType w:val="multilevel"/>
    <w:tmpl w:val="0F1A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43086E"/>
    <w:multiLevelType w:val="multilevel"/>
    <w:tmpl w:val="5643086E"/>
    <w:lvl w:ilvl="0">
      <w:start w:val="1"/>
      <w:numFmt w:val="decimal"/>
      <w:pStyle w:val="1"/>
      <w:suff w:val="spac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1559" w:hanging="425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0"/>
        </w:tabs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0"/>
        </w:tabs>
        <w:ind w:left="425" w:hanging="425"/>
      </w:pPr>
      <w:rPr>
        <w:rFonts w:hint="eastAsia"/>
      </w:rPr>
    </w:lvl>
    <w:lvl w:ilvl="7">
      <w:start w:val="1"/>
      <w:numFmt w:val="decimal"/>
      <w:lvlRestart w:val="1"/>
      <w:pStyle w:val="a1"/>
      <w:suff w:val="nothing"/>
      <w:lvlText w:val="表%1.%8-"/>
      <w:lvlJc w:val="left"/>
      <w:pPr>
        <w:ind w:left="992" w:hanging="425"/>
      </w:pPr>
    </w:lvl>
    <w:lvl w:ilvl="8">
      <w:start w:val="1"/>
      <w:numFmt w:val="decimal"/>
      <w:lvlRestart w:val="1"/>
      <w:pStyle w:val="a2"/>
      <w:suff w:val="nothing"/>
      <w:lvlText w:val="图%1.%9-"/>
      <w:lvlJc w:val="left"/>
      <w:pPr>
        <w:ind w:left="425" w:hanging="425"/>
      </w:pPr>
      <w:rPr>
        <w:rFonts w:hint="eastAsia"/>
      </w:rPr>
    </w:lvl>
  </w:abstractNum>
  <w:abstractNum w:abstractNumId="28" w15:restartNumberingAfterBreak="0">
    <w:nsid w:val="571323A1"/>
    <w:multiLevelType w:val="singleLevel"/>
    <w:tmpl w:val="571323A1"/>
    <w:lvl w:ilvl="0">
      <w:start w:val="1"/>
      <w:numFmt w:val="lowerLetter"/>
      <w:suff w:val="space"/>
      <w:lvlText w:val="%1)"/>
      <w:lvlJc w:val="left"/>
    </w:lvl>
  </w:abstractNum>
  <w:abstractNum w:abstractNumId="29" w15:restartNumberingAfterBreak="0">
    <w:nsid w:val="5A01F500"/>
    <w:multiLevelType w:val="singleLevel"/>
    <w:tmpl w:val="5A01F500"/>
    <w:lvl w:ilvl="0">
      <w:start w:val="1"/>
      <w:numFmt w:val="lowerLetter"/>
      <w:suff w:val="space"/>
      <w:lvlText w:val="%1)"/>
      <w:lvlJc w:val="left"/>
    </w:lvl>
  </w:abstractNum>
  <w:abstractNum w:abstractNumId="30" w15:restartNumberingAfterBreak="0">
    <w:nsid w:val="5B092510"/>
    <w:multiLevelType w:val="multilevel"/>
    <w:tmpl w:val="2C74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FE42ED"/>
    <w:multiLevelType w:val="multilevel"/>
    <w:tmpl w:val="631A5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B94D23"/>
    <w:multiLevelType w:val="multilevel"/>
    <w:tmpl w:val="097C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163493"/>
    <w:multiLevelType w:val="multilevel"/>
    <w:tmpl w:val="5D24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BF0413"/>
    <w:multiLevelType w:val="multilevel"/>
    <w:tmpl w:val="5EBF0413"/>
    <w:lvl w:ilvl="0">
      <w:start w:val="1"/>
      <w:numFmt w:val="upperLetter"/>
      <w:pStyle w:val="10"/>
      <w:suff w:val="space"/>
      <w:lvlText w:val="附录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0"/>
      <w:suff w:val="space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pStyle w:val="30"/>
      <w:suff w:val="space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pStyle w:val="50"/>
      <w:suff w:val="space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0"/>
        </w:tabs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0"/>
        </w:tabs>
        <w:ind w:left="425" w:hanging="425"/>
      </w:pPr>
      <w:rPr>
        <w:rFonts w:hint="eastAsia"/>
      </w:rPr>
    </w:lvl>
    <w:lvl w:ilvl="7">
      <w:start w:val="1"/>
      <w:numFmt w:val="decimal"/>
      <w:lvlRestart w:val="1"/>
      <w:pStyle w:val="a3"/>
      <w:suff w:val="nothing"/>
      <w:lvlText w:val="表%1.%8-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Restart w:val="1"/>
      <w:pStyle w:val="a4"/>
      <w:suff w:val="nothing"/>
      <w:lvlText w:val="图%1.%9-"/>
      <w:lvlJc w:val="left"/>
      <w:pPr>
        <w:ind w:left="425" w:hanging="425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35" w15:restartNumberingAfterBreak="0">
    <w:nsid w:val="62C912DB"/>
    <w:multiLevelType w:val="multilevel"/>
    <w:tmpl w:val="193C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5AE4C2"/>
    <w:multiLevelType w:val="singleLevel"/>
    <w:tmpl w:val="685AE4C2"/>
    <w:lvl w:ilvl="0">
      <w:start w:val="1"/>
      <w:numFmt w:val="lowerLetter"/>
      <w:suff w:val="space"/>
      <w:lvlText w:val="%1)"/>
      <w:lvlJc w:val="left"/>
    </w:lvl>
  </w:abstractNum>
  <w:abstractNum w:abstractNumId="37" w15:restartNumberingAfterBreak="0">
    <w:nsid w:val="6AF0D39B"/>
    <w:multiLevelType w:val="singleLevel"/>
    <w:tmpl w:val="6AF0D39B"/>
    <w:lvl w:ilvl="0">
      <w:start w:val="1"/>
      <w:numFmt w:val="lowerLetter"/>
      <w:suff w:val="space"/>
      <w:lvlText w:val="%1)"/>
      <w:lvlJc w:val="left"/>
    </w:lvl>
  </w:abstractNum>
  <w:abstractNum w:abstractNumId="38" w15:restartNumberingAfterBreak="0">
    <w:nsid w:val="6BAB5322"/>
    <w:multiLevelType w:val="multilevel"/>
    <w:tmpl w:val="05D6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88222E"/>
    <w:multiLevelType w:val="hybridMultilevel"/>
    <w:tmpl w:val="44C25D50"/>
    <w:lvl w:ilvl="0" w:tplc="7DBAEA2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9ABA5CBA" w:tentative="1">
      <w:start w:val="1"/>
      <w:numFmt w:val="lowerLetter"/>
      <w:lvlText w:val="%2)"/>
      <w:lvlJc w:val="left"/>
      <w:pPr>
        <w:ind w:left="840" w:hanging="420"/>
      </w:pPr>
    </w:lvl>
    <w:lvl w:ilvl="2" w:tplc="DE56150E" w:tentative="1">
      <w:start w:val="1"/>
      <w:numFmt w:val="lowerRoman"/>
      <w:lvlText w:val="%3."/>
      <w:lvlJc w:val="right"/>
      <w:pPr>
        <w:ind w:left="1260" w:hanging="420"/>
      </w:pPr>
    </w:lvl>
    <w:lvl w:ilvl="3" w:tplc="2BF82F0A" w:tentative="1">
      <w:start w:val="1"/>
      <w:numFmt w:val="decimal"/>
      <w:lvlText w:val="%4."/>
      <w:lvlJc w:val="left"/>
      <w:pPr>
        <w:ind w:left="1680" w:hanging="420"/>
      </w:pPr>
    </w:lvl>
    <w:lvl w:ilvl="4" w:tplc="132E1A32" w:tentative="1">
      <w:start w:val="1"/>
      <w:numFmt w:val="lowerLetter"/>
      <w:lvlText w:val="%5)"/>
      <w:lvlJc w:val="left"/>
      <w:pPr>
        <w:ind w:left="2100" w:hanging="420"/>
      </w:pPr>
    </w:lvl>
    <w:lvl w:ilvl="5" w:tplc="50D6A0A0" w:tentative="1">
      <w:start w:val="1"/>
      <w:numFmt w:val="lowerRoman"/>
      <w:lvlText w:val="%6."/>
      <w:lvlJc w:val="right"/>
      <w:pPr>
        <w:ind w:left="2520" w:hanging="420"/>
      </w:pPr>
    </w:lvl>
    <w:lvl w:ilvl="6" w:tplc="B232A432" w:tentative="1">
      <w:start w:val="1"/>
      <w:numFmt w:val="decimal"/>
      <w:lvlText w:val="%7."/>
      <w:lvlJc w:val="left"/>
      <w:pPr>
        <w:ind w:left="2940" w:hanging="420"/>
      </w:pPr>
    </w:lvl>
    <w:lvl w:ilvl="7" w:tplc="9976C8C4" w:tentative="1">
      <w:start w:val="1"/>
      <w:numFmt w:val="lowerLetter"/>
      <w:lvlText w:val="%8)"/>
      <w:lvlJc w:val="left"/>
      <w:pPr>
        <w:ind w:left="3360" w:hanging="420"/>
      </w:pPr>
    </w:lvl>
    <w:lvl w:ilvl="8" w:tplc="A2A2BC2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C50482"/>
    <w:multiLevelType w:val="hybridMultilevel"/>
    <w:tmpl w:val="560CA062"/>
    <w:lvl w:ilvl="0" w:tplc="E05248B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35347FD2" w:tentative="1">
      <w:start w:val="1"/>
      <w:numFmt w:val="lowerLetter"/>
      <w:lvlText w:val="%2)"/>
      <w:lvlJc w:val="left"/>
      <w:pPr>
        <w:ind w:left="840" w:hanging="420"/>
      </w:pPr>
    </w:lvl>
    <w:lvl w:ilvl="2" w:tplc="26F6F766" w:tentative="1">
      <w:start w:val="1"/>
      <w:numFmt w:val="lowerRoman"/>
      <w:lvlText w:val="%3."/>
      <w:lvlJc w:val="right"/>
      <w:pPr>
        <w:ind w:left="1260" w:hanging="420"/>
      </w:pPr>
    </w:lvl>
    <w:lvl w:ilvl="3" w:tplc="B082EAB4" w:tentative="1">
      <w:start w:val="1"/>
      <w:numFmt w:val="decimal"/>
      <w:lvlText w:val="%4."/>
      <w:lvlJc w:val="left"/>
      <w:pPr>
        <w:ind w:left="1680" w:hanging="420"/>
      </w:pPr>
    </w:lvl>
    <w:lvl w:ilvl="4" w:tplc="C022767A" w:tentative="1">
      <w:start w:val="1"/>
      <w:numFmt w:val="lowerLetter"/>
      <w:lvlText w:val="%5)"/>
      <w:lvlJc w:val="left"/>
      <w:pPr>
        <w:ind w:left="2100" w:hanging="420"/>
      </w:pPr>
    </w:lvl>
    <w:lvl w:ilvl="5" w:tplc="B6A09790" w:tentative="1">
      <w:start w:val="1"/>
      <w:numFmt w:val="lowerRoman"/>
      <w:lvlText w:val="%6."/>
      <w:lvlJc w:val="right"/>
      <w:pPr>
        <w:ind w:left="2520" w:hanging="420"/>
      </w:pPr>
    </w:lvl>
    <w:lvl w:ilvl="6" w:tplc="0504B71E" w:tentative="1">
      <w:start w:val="1"/>
      <w:numFmt w:val="decimal"/>
      <w:lvlText w:val="%7."/>
      <w:lvlJc w:val="left"/>
      <w:pPr>
        <w:ind w:left="2940" w:hanging="420"/>
      </w:pPr>
    </w:lvl>
    <w:lvl w:ilvl="7" w:tplc="A13275B0" w:tentative="1">
      <w:start w:val="1"/>
      <w:numFmt w:val="lowerLetter"/>
      <w:lvlText w:val="%8)"/>
      <w:lvlJc w:val="left"/>
      <w:pPr>
        <w:ind w:left="3360" w:hanging="420"/>
      </w:pPr>
    </w:lvl>
    <w:lvl w:ilvl="8" w:tplc="7E04DAEC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EE2710A"/>
    <w:multiLevelType w:val="hybridMultilevel"/>
    <w:tmpl w:val="44C25D50"/>
    <w:lvl w:ilvl="0" w:tplc="B0C60DC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540E21B0" w:tentative="1">
      <w:start w:val="1"/>
      <w:numFmt w:val="lowerLetter"/>
      <w:lvlText w:val="%2)"/>
      <w:lvlJc w:val="left"/>
      <w:pPr>
        <w:ind w:left="840" w:hanging="420"/>
      </w:pPr>
    </w:lvl>
    <w:lvl w:ilvl="2" w:tplc="C416FFA0" w:tentative="1">
      <w:start w:val="1"/>
      <w:numFmt w:val="lowerRoman"/>
      <w:lvlText w:val="%3."/>
      <w:lvlJc w:val="right"/>
      <w:pPr>
        <w:ind w:left="1260" w:hanging="420"/>
      </w:pPr>
    </w:lvl>
    <w:lvl w:ilvl="3" w:tplc="22A21126" w:tentative="1">
      <w:start w:val="1"/>
      <w:numFmt w:val="decimal"/>
      <w:lvlText w:val="%4."/>
      <w:lvlJc w:val="left"/>
      <w:pPr>
        <w:ind w:left="1680" w:hanging="420"/>
      </w:pPr>
    </w:lvl>
    <w:lvl w:ilvl="4" w:tplc="5AF00D30" w:tentative="1">
      <w:start w:val="1"/>
      <w:numFmt w:val="lowerLetter"/>
      <w:lvlText w:val="%5)"/>
      <w:lvlJc w:val="left"/>
      <w:pPr>
        <w:ind w:left="2100" w:hanging="420"/>
      </w:pPr>
    </w:lvl>
    <w:lvl w:ilvl="5" w:tplc="644C4354" w:tentative="1">
      <w:start w:val="1"/>
      <w:numFmt w:val="lowerRoman"/>
      <w:lvlText w:val="%6."/>
      <w:lvlJc w:val="right"/>
      <w:pPr>
        <w:ind w:left="2520" w:hanging="420"/>
      </w:pPr>
    </w:lvl>
    <w:lvl w:ilvl="6" w:tplc="70ACE208" w:tentative="1">
      <w:start w:val="1"/>
      <w:numFmt w:val="decimal"/>
      <w:lvlText w:val="%7."/>
      <w:lvlJc w:val="left"/>
      <w:pPr>
        <w:ind w:left="2940" w:hanging="420"/>
      </w:pPr>
    </w:lvl>
    <w:lvl w:ilvl="7" w:tplc="F96E806C" w:tentative="1">
      <w:start w:val="1"/>
      <w:numFmt w:val="lowerLetter"/>
      <w:lvlText w:val="%8)"/>
      <w:lvlJc w:val="left"/>
      <w:pPr>
        <w:ind w:left="3360" w:hanging="420"/>
      </w:pPr>
    </w:lvl>
    <w:lvl w:ilvl="8" w:tplc="4C2EF92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886455"/>
    <w:multiLevelType w:val="multilevel"/>
    <w:tmpl w:val="2842CB52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 w16cid:durableId="1510372004">
    <w:abstractNumId w:val="27"/>
  </w:num>
  <w:num w:numId="2" w16cid:durableId="417866038">
    <w:abstractNumId w:val="9"/>
  </w:num>
  <w:num w:numId="3" w16cid:durableId="804396561">
    <w:abstractNumId w:val="4"/>
  </w:num>
  <w:num w:numId="4" w16cid:durableId="838038527">
    <w:abstractNumId w:val="34"/>
  </w:num>
  <w:num w:numId="5" w16cid:durableId="1990863340">
    <w:abstractNumId w:val="25"/>
  </w:num>
  <w:num w:numId="6" w16cid:durableId="212037609">
    <w:abstractNumId w:val="12"/>
  </w:num>
  <w:num w:numId="7" w16cid:durableId="1336566348">
    <w:abstractNumId w:val="2"/>
  </w:num>
  <w:num w:numId="8" w16cid:durableId="341780485">
    <w:abstractNumId w:val="1"/>
  </w:num>
  <w:num w:numId="9" w16cid:durableId="1822699600">
    <w:abstractNumId w:val="0"/>
  </w:num>
  <w:num w:numId="10" w16cid:durableId="1902398730">
    <w:abstractNumId w:val="42"/>
  </w:num>
  <w:num w:numId="11" w16cid:durableId="1769814027">
    <w:abstractNumId w:val="28"/>
  </w:num>
  <w:num w:numId="12" w16cid:durableId="809791041">
    <w:abstractNumId w:val="17"/>
  </w:num>
  <w:num w:numId="13" w16cid:durableId="1740636755">
    <w:abstractNumId w:val="3"/>
  </w:num>
  <w:num w:numId="14" w16cid:durableId="751663624">
    <w:abstractNumId w:val="37"/>
  </w:num>
  <w:num w:numId="15" w16cid:durableId="1970240223">
    <w:abstractNumId w:val="10"/>
  </w:num>
  <w:num w:numId="16" w16cid:durableId="1475024333">
    <w:abstractNumId w:val="29"/>
  </w:num>
  <w:num w:numId="17" w16cid:durableId="436875530">
    <w:abstractNumId w:val="36"/>
  </w:num>
  <w:num w:numId="18" w16cid:durableId="332027861">
    <w:abstractNumId w:val="22"/>
  </w:num>
  <w:num w:numId="19" w16cid:durableId="1850944650">
    <w:abstractNumId w:val="7"/>
  </w:num>
  <w:num w:numId="20" w16cid:durableId="1324309541">
    <w:abstractNumId w:val="21"/>
  </w:num>
  <w:num w:numId="21" w16cid:durableId="1453016602">
    <w:abstractNumId w:val="14"/>
  </w:num>
  <w:num w:numId="22" w16cid:durableId="305815676">
    <w:abstractNumId w:val="27"/>
  </w:num>
  <w:num w:numId="23" w16cid:durableId="1616716780">
    <w:abstractNumId w:val="27"/>
  </w:num>
  <w:num w:numId="24" w16cid:durableId="1491024983">
    <w:abstractNumId w:val="27"/>
  </w:num>
  <w:num w:numId="25" w16cid:durableId="1806848033">
    <w:abstractNumId w:val="27"/>
  </w:num>
  <w:num w:numId="26" w16cid:durableId="751663792">
    <w:abstractNumId w:val="27"/>
  </w:num>
  <w:num w:numId="27" w16cid:durableId="519705978">
    <w:abstractNumId w:val="15"/>
  </w:num>
  <w:num w:numId="28" w16cid:durableId="1310327734">
    <w:abstractNumId w:val="39"/>
  </w:num>
  <w:num w:numId="29" w16cid:durableId="393507067">
    <w:abstractNumId w:val="41"/>
  </w:num>
  <w:num w:numId="30" w16cid:durableId="2038503950">
    <w:abstractNumId w:val="8"/>
  </w:num>
  <w:num w:numId="31" w16cid:durableId="1220287587">
    <w:abstractNumId w:val="18"/>
  </w:num>
  <w:num w:numId="32" w16cid:durableId="176893790">
    <w:abstractNumId w:val="40"/>
  </w:num>
  <w:num w:numId="33" w16cid:durableId="275723342">
    <w:abstractNumId w:val="31"/>
  </w:num>
  <w:num w:numId="34" w16cid:durableId="1563828120">
    <w:abstractNumId w:val="30"/>
  </w:num>
  <w:num w:numId="35" w16cid:durableId="910773112">
    <w:abstractNumId w:val="19"/>
  </w:num>
  <w:num w:numId="36" w16cid:durableId="1875069611">
    <w:abstractNumId w:val="5"/>
  </w:num>
  <w:num w:numId="37" w16cid:durableId="792286946">
    <w:abstractNumId w:val="20"/>
  </w:num>
  <w:num w:numId="38" w16cid:durableId="653527887">
    <w:abstractNumId w:val="26"/>
  </w:num>
  <w:num w:numId="39" w16cid:durableId="1452937482">
    <w:abstractNumId w:val="6"/>
  </w:num>
  <w:num w:numId="40" w16cid:durableId="1367221709">
    <w:abstractNumId w:val="38"/>
  </w:num>
  <w:num w:numId="41" w16cid:durableId="862941806">
    <w:abstractNumId w:val="33"/>
  </w:num>
  <w:num w:numId="42" w16cid:durableId="2010212744">
    <w:abstractNumId w:val="16"/>
  </w:num>
  <w:num w:numId="43" w16cid:durableId="310986958">
    <w:abstractNumId w:val="32"/>
  </w:num>
  <w:num w:numId="44" w16cid:durableId="812672801">
    <w:abstractNumId w:val="24"/>
  </w:num>
  <w:num w:numId="45" w16cid:durableId="634870816">
    <w:abstractNumId w:val="13"/>
  </w:num>
  <w:num w:numId="46" w16cid:durableId="1268460598">
    <w:abstractNumId w:val="11"/>
  </w:num>
  <w:num w:numId="47" w16cid:durableId="1949510087">
    <w:abstractNumId w:val="23"/>
  </w:num>
  <w:num w:numId="48" w16cid:durableId="1857763581">
    <w:abstractNumId w:val="35"/>
  </w:num>
  <w:num w:numId="49" w16cid:durableId="598103799">
    <w:abstractNumId w:val="27"/>
  </w:num>
  <w:num w:numId="50" w16cid:durableId="1799834469">
    <w:abstractNumId w:val="27"/>
  </w:num>
  <w:num w:numId="51" w16cid:durableId="19939583">
    <w:abstractNumId w:val="27"/>
  </w:num>
  <w:num w:numId="52" w16cid:durableId="1978219137">
    <w:abstractNumId w:val="27"/>
  </w:num>
  <w:num w:numId="53" w16cid:durableId="1207984925">
    <w:abstractNumId w:val="27"/>
  </w:num>
  <w:num w:numId="54" w16cid:durableId="1085147049">
    <w:abstractNumId w:val="27"/>
  </w:num>
  <w:num w:numId="55" w16cid:durableId="1578972628">
    <w:abstractNumId w:val="27"/>
  </w:num>
  <w:num w:numId="56" w16cid:durableId="351539907">
    <w:abstractNumId w:val="27"/>
  </w:num>
  <w:num w:numId="57" w16cid:durableId="1705057030">
    <w:abstractNumId w:val="27"/>
  </w:num>
  <w:num w:numId="58" w16cid:durableId="545065016">
    <w:abstractNumId w:val="27"/>
  </w:num>
  <w:num w:numId="59" w16cid:durableId="463936181">
    <w:abstractNumId w:val="27"/>
  </w:num>
  <w:num w:numId="60" w16cid:durableId="2015646340">
    <w:abstractNumId w:val="27"/>
  </w:num>
  <w:num w:numId="61" w16cid:durableId="1862350708">
    <w:abstractNumId w:val="27"/>
  </w:num>
  <w:num w:numId="62" w16cid:durableId="57823138">
    <w:abstractNumId w:val="27"/>
  </w:num>
  <w:num w:numId="63" w16cid:durableId="666861347">
    <w:abstractNumId w:val="27"/>
  </w:num>
  <w:num w:numId="64" w16cid:durableId="1425498002">
    <w:abstractNumId w:val="27"/>
  </w:num>
  <w:num w:numId="65" w16cid:durableId="1600606137">
    <w:abstractNumId w:val="27"/>
  </w:num>
  <w:num w:numId="66" w16cid:durableId="616645815">
    <w:abstractNumId w:val="27"/>
  </w:num>
  <w:num w:numId="67" w16cid:durableId="1934968394">
    <w:abstractNumId w:val="27"/>
  </w:num>
  <w:num w:numId="68" w16cid:durableId="501507068">
    <w:abstractNumId w:val="27"/>
  </w:num>
  <w:num w:numId="69" w16cid:durableId="1625037489">
    <w:abstractNumId w:val="27"/>
  </w:num>
  <w:num w:numId="70" w16cid:durableId="28727593">
    <w:abstractNumId w:val="27"/>
  </w:num>
  <w:num w:numId="71" w16cid:durableId="940717712">
    <w:abstractNumId w:val="2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ZHTY">
    <w15:presenceInfo w15:providerId="None" w15:userId="ZHT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cumentProtection w:formatting="1" w:enforcement="0"/>
  <w:styleLockTheme/>
  <w:styleLockQFSet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EwNjRjNzE2NDBhOWQ3MDcwOGQ0YTI0YzQwY2Y2NjAifQ=="/>
  </w:docVars>
  <w:rsids>
    <w:rsidRoot w:val="00172A27"/>
    <w:rsid w:val="00000A17"/>
    <w:rsid w:val="00000CF5"/>
    <w:rsid w:val="0000123A"/>
    <w:rsid w:val="00001437"/>
    <w:rsid w:val="0000167B"/>
    <w:rsid w:val="00002209"/>
    <w:rsid w:val="00003243"/>
    <w:rsid w:val="00003822"/>
    <w:rsid w:val="00003C92"/>
    <w:rsid w:val="000044A0"/>
    <w:rsid w:val="00004F4B"/>
    <w:rsid w:val="00005D8A"/>
    <w:rsid w:val="0000600A"/>
    <w:rsid w:val="000062CF"/>
    <w:rsid w:val="000068CB"/>
    <w:rsid w:val="00006A05"/>
    <w:rsid w:val="00006F9E"/>
    <w:rsid w:val="00007458"/>
    <w:rsid w:val="00007596"/>
    <w:rsid w:val="00007B53"/>
    <w:rsid w:val="00010237"/>
    <w:rsid w:val="00010F6D"/>
    <w:rsid w:val="00012C05"/>
    <w:rsid w:val="00012E0D"/>
    <w:rsid w:val="0001410E"/>
    <w:rsid w:val="000167E8"/>
    <w:rsid w:val="000202B4"/>
    <w:rsid w:val="000204C1"/>
    <w:rsid w:val="00020BB4"/>
    <w:rsid w:val="0002136F"/>
    <w:rsid w:val="00021730"/>
    <w:rsid w:val="00021778"/>
    <w:rsid w:val="00021968"/>
    <w:rsid w:val="0002245B"/>
    <w:rsid w:val="00022692"/>
    <w:rsid w:val="00022BAC"/>
    <w:rsid w:val="00023B8A"/>
    <w:rsid w:val="00023F9E"/>
    <w:rsid w:val="00024230"/>
    <w:rsid w:val="00024CC3"/>
    <w:rsid w:val="000256E1"/>
    <w:rsid w:val="00025E85"/>
    <w:rsid w:val="00026CEC"/>
    <w:rsid w:val="00027209"/>
    <w:rsid w:val="0003091C"/>
    <w:rsid w:val="00032057"/>
    <w:rsid w:val="00033FA0"/>
    <w:rsid w:val="000347C1"/>
    <w:rsid w:val="00035A43"/>
    <w:rsid w:val="000364DE"/>
    <w:rsid w:val="000369B4"/>
    <w:rsid w:val="00036A84"/>
    <w:rsid w:val="00037FE0"/>
    <w:rsid w:val="00040CC4"/>
    <w:rsid w:val="00040CE3"/>
    <w:rsid w:val="0004103B"/>
    <w:rsid w:val="00041B92"/>
    <w:rsid w:val="00042755"/>
    <w:rsid w:val="00042ABA"/>
    <w:rsid w:val="00042EBE"/>
    <w:rsid w:val="000430F9"/>
    <w:rsid w:val="00043950"/>
    <w:rsid w:val="0004551E"/>
    <w:rsid w:val="00045898"/>
    <w:rsid w:val="00046C4F"/>
    <w:rsid w:val="000474EE"/>
    <w:rsid w:val="0004797F"/>
    <w:rsid w:val="00050471"/>
    <w:rsid w:val="00050F10"/>
    <w:rsid w:val="00051216"/>
    <w:rsid w:val="00051AA1"/>
    <w:rsid w:val="00051DFE"/>
    <w:rsid w:val="00052377"/>
    <w:rsid w:val="00052646"/>
    <w:rsid w:val="00052836"/>
    <w:rsid w:val="00052E39"/>
    <w:rsid w:val="00053594"/>
    <w:rsid w:val="00053A5E"/>
    <w:rsid w:val="00053FC7"/>
    <w:rsid w:val="00054062"/>
    <w:rsid w:val="000553D5"/>
    <w:rsid w:val="000555AE"/>
    <w:rsid w:val="00055CDB"/>
    <w:rsid w:val="00056264"/>
    <w:rsid w:val="00057F2F"/>
    <w:rsid w:val="000615C9"/>
    <w:rsid w:val="00062030"/>
    <w:rsid w:val="0006288A"/>
    <w:rsid w:val="00062C9E"/>
    <w:rsid w:val="00062F8E"/>
    <w:rsid w:val="00063942"/>
    <w:rsid w:val="00063DB3"/>
    <w:rsid w:val="00064197"/>
    <w:rsid w:val="0006614B"/>
    <w:rsid w:val="00066807"/>
    <w:rsid w:val="00066867"/>
    <w:rsid w:val="00067271"/>
    <w:rsid w:val="0006773A"/>
    <w:rsid w:val="00067C10"/>
    <w:rsid w:val="00067CA0"/>
    <w:rsid w:val="0007090C"/>
    <w:rsid w:val="000709BC"/>
    <w:rsid w:val="00071FA4"/>
    <w:rsid w:val="00072083"/>
    <w:rsid w:val="00072349"/>
    <w:rsid w:val="00072C85"/>
    <w:rsid w:val="00073720"/>
    <w:rsid w:val="000737CE"/>
    <w:rsid w:val="00073847"/>
    <w:rsid w:val="00073F3E"/>
    <w:rsid w:val="00075639"/>
    <w:rsid w:val="00075BEF"/>
    <w:rsid w:val="000760AA"/>
    <w:rsid w:val="000762D2"/>
    <w:rsid w:val="0007657A"/>
    <w:rsid w:val="00076884"/>
    <w:rsid w:val="00077401"/>
    <w:rsid w:val="00077D19"/>
    <w:rsid w:val="000816DF"/>
    <w:rsid w:val="00081D5E"/>
    <w:rsid w:val="00081FF6"/>
    <w:rsid w:val="00082D0E"/>
    <w:rsid w:val="00083E30"/>
    <w:rsid w:val="000867DA"/>
    <w:rsid w:val="00086C5C"/>
    <w:rsid w:val="00090DE9"/>
    <w:rsid w:val="00090EFC"/>
    <w:rsid w:val="00092060"/>
    <w:rsid w:val="0009281E"/>
    <w:rsid w:val="00092904"/>
    <w:rsid w:val="000929F3"/>
    <w:rsid w:val="00092DC6"/>
    <w:rsid w:val="00092FB3"/>
    <w:rsid w:val="0009384A"/>
    <w:rsid w:val="00093FCB"/>
    <w:rsid w:val="00096047"/>
    <w:rsid w:val="00096E56"/>
    <w:rsid w:val="000975AF"/>
    <w:rsid w:val="000A1396"/>
    <w:rsid w:val="000A2733"/>
    <w:rsid w:val="000A3DC6"/>
    <w:rsid w:val="000A4623"/>
    <w:rsid w:val="000A4AC6"/>
    <w:rsid w:val="000A5270"/>
    <w:rsid w:val="000A552C"/>
    <w:rsid w:val="000A5722"/>
    <w:rsid w:val="000A5903"/>
    <w:rsid w:val="000A5F73"/>
    <w:rsid w:val="000A7422"/>
    <w:rsid w:val="000A7783"/>
    <w:rsid w:val="000A778C"/>
    <w:rsid w:val="000B07EC"/>
    <w:rsid w:val="000B0E76"/>
    <w:rsid w:val="000B0FD7"/>
    <w:rsid w:val="000B1FCA"/>
    <w:rsid w:val="000B287E"/>
    <w:rsid w:val="000B3A96"/>
    <w:rsid w:val="000B3CEC"/>
    <w:rsid w:val="000B47D8"/>
    <w:rsid w:val="000B4943"/>
    <w:rsid w:val="000B4AFD"/>
    <w:rsid w:val="000B4B09"/>
    <w:rsid w:val="000B54A2"/>
    <w:rsid w:val="000B5956"/>
    <w:rsid w:val="000B5DCD"/>
    <w:rsid w:val="000B6370"/>
    <w:rsid w:val="000B6402"/>
    <w:rsid w:val="000B6716"/>
    <w:rsid w:val="000B67FE"/>
    <w:rsid w:val="000C17AC"/>
    <w:rsid w:val="000C1F97"/>
    <w:rsid w:val="000C29AB"/>
    <w:rsid w:val="000C2F90"/>
    <w:rsid w:val="000C32C1"/>
    <w:rsid w:val="000C39DF"/>
    <w:rsid w:val="000C5155"/>
    <w:rsid w:val="000C5909"/>
    <w:rsid w:val="000C5F1C"/>
    <w:rsid w:val="000C607C"/>
    <w:rsid w:val="000C6BB1"/>
    <w:rsid w:val="000C7340"/>
    <w:rsid w:val="000C7A01"/>
    <w:rsid w:val="000C7ED4"/>
    <w:rsid w:val="000D0232"/>
    <w:rsid w:val="000D033F"/>
    <w:rsid w:val="000D0EE8"/>
    <w:rsid w:val="000D1880"/>
    <w:rsid w:val="000D1E7E"/>
    <w:rsid w:val="000D2659"/>
    <w:rsid w:val="000D2CFE"/>
    <w:rsid w:val="000D2E1D"/>
    <w:rsid w:val="000D341D"/>
    <w:rsid w:val="000D3607"/>
    <w:rsid w:val="000D46C9"/>
    <w:rsid w:val="000D497A"/>
    <w:rsid w:val="000D4A44"/>
    <w:rsid w:val="000D5250"/>
    <w:rsid w:val="000D66DD"/>
    <w:rsid w:val="000E0032"/>
    <w:rsid w:val="000E0408"/>
    <w:rsid w:val="000E2C4D"/>
    <w:rsid w:val="000E37EC"/>
    <w:rsid w:val="000E3E00"/>
    <w:rsid w:val="000E484C"/>
    <w:rsid w:val="000E4993"/>
    <w:rsid w:val="000E5C9B"/>
    <w:rsid w:val="000E5EB3"/>
    <w:rsid w:val="000E62CA"/>
    <w:rsid w:val="000E7B6D"/>
    <w:rsid w:val="000F04CC"/>
    <w:rsid w:val="000F0880"/>
    <w:rsid w:val="000F0F6D"/>
    <w:rsid w:val="000F2900"/>
    <w:rsid w:val="000F2DB5"/>
    <w:rsid w:val="000F40CA"/>
    <w:rsid w:val="000F4322"/>
    <w:rsid w:val="000F43AF"/>
    <w:rsid w:val="000F4BF1"/>
    <w:rsid w:val="000F4C69"/>
    <w:rsid w:val="000F4C96"/>
    <w:rsid w:val="000F4E5A"/>
    <w:rsid w:val="000F5D2A"/>
    <w:rsid w:val="000F6009"/>
    <w:rsid w:val="000F6818"/>
    <w:rsid w:val="000F6E81"/>
    <w:rsid w:val="000F7957"/>
    <w:rsid w:val="0010068D"/>
    <w:rsid w:val="00100732"/>
    <w:rsid w:val="00100BCF"/>
    <w:rsid w:val="00101538"/>
    <w:rsid w:val="00101DA2"/>
    <w:rsid w:val="00103500"/>
    <w:rsid w:val="00103FFC"/>
    <w:rsid w:val="00104620"/>
    <w:rsid w:val="00104E4A"/>
    <w:rsid w:val="001053D6"/>
    <w:rsid w:val="00105675"/>
    <w:rsid w:val="00105D5A"/>
    <w:rsid w:val="00106113"/>
    <w:rsid w:val="0010627E"/>
    <w:rsid w:val="00110E7F"/>
    <w:rsid w:val="001129BD"/>
    <w:rsid w:val="00113904"/>
    <w:rsid w:val="001147CE"/>
    <w:rsid w:val="0011486E"/>
    <w:rsid w:val="001149CB"/>
    <w:rsid w:val="00114BDC"/>
    <w:rsid w:val="00114F93"/>
    <w:rsid w:val="001157D7"/>
    <w:rsid w:val="00116209"/>
    <w:rsid w:val="0011641C"/>
    <w:rsid w:val="00116664"/>
    <w:rsid w:val="00116896"/>
    <w:rsid w:val="001177D2"/>
    <w:rsid w:val="00120A0E"/>
    <w:rsid w:val="0012138E"/>
    <w:rsid w:val="00122A9F"/>
    <w:rsid w:val="0012300E"/>
    <w:rsid w:val="00123271"/>
    <w:rsid w:val="00124461"/>
    <w:rsid w:val="00124546"/>
    <w:rsid w:val="0012474C"/>
    <w:rsid w:val="001247DA"/>
    <w:rsid w:val="001247F7"/>
    <w:rsid w:val="00125258"/>
    <w:rsid w:val="0012580B"/>
    <w:rsid w:val="00125DC0"/>
    <w:rsid w:val="00126369"/>
    <w:rsid w:val="00126530"/>
    <w:rsid w:val="00127361"/>
    <w:rsid w:val="0012798B"/>
    <w:rsid w:val="00130403"/>
    <w:rsid w:val="001311C0"/>
    <w:rsid w:val="00131237"/>
    <w:rsid w:val="00132EAB"/>
    <w:rsid w:val="00133523"/>
    <w:rsid w:val="00133634"/>
    <w:rsid w:val="00134390"/>
    <w:rsid w:val="00134914"/>
    <w:rsid w:val="00135B11"/>
    <w:rsid w:val="0013639C"/>
    <w:rsid w:val="00136BC2"/>
    <w:rsid w:val="001370BB"/>
    <w:rsid w:val="00140313"/>
    <w:rsid w:val="001405AF"/>
    <w:rsid w:val="00140891"/>
    <w:rsid w:val="00140DD2"/>
    <w:rsid w:val="001416F1"/>
    <w:rsid w:val="00141A90"/>
    <w:rsid w:val="00141C82"/>
    <w:rsid w:val="00142F9B"/>
    <w:rsid w:val="0014485B"/>
    <w:rsid w:val="00145318"/>
    <w:rsid w:val="001455E6"/>
    <w:rsid w:val="00145E2C"/>
    <w:rsid w:val="00145ED5"/>
    <w:rsid w:val="00146CD9"/>
    <w:rsid w:val="00147AF3"/>
    <w:rsid w:val="00147DC9"/>
    <w:rsid w:val="0015001E"/>
    <w:rsid w:val="00150135"/>
    <w:rsid w:val="0015053B"/>
    <w:rsid w:val="001506EE"/>
    <w:rsid w:val="00150FF6"/>
    <w:rsid w:val="00152C8C"/>
    <w:rsid w:val="00152F34"/>
    <w:rsid w:val="00153075"/>
    <w:rsid w:val="0015380C"/>
    <w:rsid w:val="00153AEA"/>
    <w:rsid w:val="00153D87"/>
    <w:rsid w:val="00154466"/>
    <w:rsid w:val="00154587"/>
    <w:rsid w:val="00154F39"/>
    <w:rsid w:val="001550A3"/>
    <w:rsid w:val="00155168"/>
    <w:rsid w:val="001551BF"/>
    <w:rsid w:val="00155737"/>
    <w:rsid w:val="00155CAC"/>
    <w:rsid w:val="00155CB2"/>
    <w:rsid w:val="001567BD"/>
    <w:rsid w:val="001574AF"/>
    <w:rsid w:val="00160A4A"/>
    <w:rsid w:val="00160ACF"/>
    <w:rsid w:val="00160C52"/>
    <w:rsid w:val="00161354"/>
    <w:rsid w:val="00161E6B"/>
    <w:rsid w:val="00162E69"/>
    <w:rsid w:val="0016315A"/>
    <w:rsid w:val="001645E0"/>
    <w:rsid w:val="001649B3"/>
    <w:rsid w:val="00167383"/>
    <w:rsid w:val="001674A1"/>
    <w:rsid w:val="001679C7"/>
    <w:rsid w:val="0017144F"/>
    <w:rsid w:val="00171947"/>
    <w:rsid w:val="00172A27"/>
    <w:rsid w:val="0017302A"/>
    <w:rsid w:val="00173542"/>
    <w:rsid w:val="00174CA5"/>
    <w:rsid w:val="0017648C"/>
    <w:rsid w:val="001765B1"/>
    <w:rsid w:val="001772FE"/>
    <w:rsid w:val="00177364"/>
    <w:rsid w:val="001774E9"/>
    <w:rsid w:val="00180BC0"/>
    <w:rsid w:val="001811EF"/>
    <w:rsid w:val="00181659"/>
    <w:rsid w:val="001817C3"/>
    <w:rsid w:val="00181915"/>
    <w:rsid w:val="001826D8"/>
    <w:rsid w:val="00182BA0"/>
    <w:rsid w:val="00183664"/>
    <w:rsid w:val="00183D20"/>
    <w:rsid w:val="00183DF1"/>
    <w:rsid w:val="0018447A"/>
    <w:rsid w:val="00184987"/>
    <w:rsid w:val="00184C2B"/>
    <w:rsid w:val="00185396"/>
    <w:rsid w:val="00185FE3"/>
    <w:rsid w:val="00186524"/>
    <w:rsid w:val="001867D4"/>
    <w:rsid w:val="001873EF"/>
    <w:rsid w:val="001878D0"/>
    <w:rsid w:val="00187D3D"/>
    <w:rsid w:val="00190D7A"/>
    <w:rsid w:val="0019116B"/>
    <w:rsid w:val="001919A5"/>
    <w:rsid w:val="00191D3D"/>
    <w:rsid w:val="0019219F"/>
    <w:rsid w:val="001924D0"/>
    <w:rsid w:val="00192FBA"/>
    <w:rsid w:val="0019302B"/>
    <w:rsid w:val="00193320"/>
    <w:rsid w:val="00193390"/>
    <w:rsid w:val="001939F0"/>
    <w:rsid w:val="00193B4D"/>
    <w:rsid w:val="001940BC"/>
    <w:rsid w:val="00194AC4"/>
    <w:rsid w:val="001954B8"/>
    <w:rsid w:val="00196547"/>
    <w:rsid w:val="00196590"/>
    <w:rsid w:val="001966A1"/>
    <w:rsid w:val="00197B94"/>
    <w:rsid w:val="00197F1C"/>
    <w:rsid w:val="001A0720"/>
    <w:rsid w:val="001A097D"/>
    <w:rsid w:val="001A2B40"/>
    <w:rsid w:val="001A2B6F"/>
    <w:rsid w:val="001A2CA2"/>
    <w:rsid w:val="001A2DD0"/>
    <w:rsid w:val="001A4C0B"/>
    <w:rsid w:val="001A5521"/>
    <w:rsid w:val="001A56D1"/>
    <w:rsid w:val="001A57C4"/>
    <w:rsid w:val="001A6048"/>
    <w:rsid w:val="001A60BF"/>
    <w:rsid w:val="001A62C0"/>
    <w:rsid w:val="001B08B8"/>
    <w:rsid w:val="001B15E0"/>
    <w:rsid w:val="001B23EB"/>
    <w:rsid w:val="001B294C"/>
    <w:rsid w:val="001B3073"/>
    <w:rsid w:val="001B314C"/>
    <w:rsid w:val="001B3150"/>
    <w:rsid w:val="001B451C"/>
    <w:rsid w:val="001B48A3"/>
    <w:rsid w:val="001B5848"/>
    <w:rsid w:val="001B67D5"/>
    <w:rsid w:val="001B6F07"/>
    <w:rsid w:val="001B7260"/>
    <w:rsid w:val="001C01BF"/>
    <w:rsid w:val="001C0387"/>
    <w:rsid w:val="001C2113"/>
    <w:rsid w:val="001C24E8"/>
    <w:rsid w:val="001C28DD"/>
    <w:rsid w:val="001C308E"/>
    <w:rsid w:val="001C3E1E"/>
    <w:rsid w:val="001C421D"/>
    <w:rsid w:val="001C4C1E"/>
    <w:rsid w:val="001C549A"/>
    <w:rsid w:val="001C6C62"/>
    <w:rsid w:val="001D1005"/>
    <w:rsid w:val="001D128E"/>
    <w:rsid w:val="001D14E1"/>
    <w:rsid w:val="001D1E09"/>
    <w:rsid w:val="001D2D97"/>
    <w:rsid w:val="001D410D"/>
    <w:rsid w:val="001D4940"/>
    <w:rsid w:val="001D5787"/>
    <w:rsid w:val="001D6603"/>
    <w:rsid w:val="001D67F1"/>
    <w:rsid w:val="001D7130"/>
    <w:rsid w:val="001D74C4"/>
    <w:rsid w:val="001D7806"/>
    <w:rsid w:val="001D7A4A"/>
    <w:rsid w:val="001E0BD1"/>
    <w:rsid w:val="001E0E2A"/>
    <w:rsid w:val="001E0EF7"/>
    <w:rsid w:val="001E125B"/>
    <w:rsid w:val="001E1D87"/>
    <w:rsid w:val="001E2FC5"/>
    <w:rsid w:val="001E33E0"/>
    <w:rsid w:val="001E490C"/>
    <w:rsid w:val="001E5900"/>
    <w:rsid w:val="001E5DAF"/>
    <w:rsid w:val="001E6707"/>
    <w:rsid w:val="001E677F"/>
    <w:rsid w:val="001E72B4"/>
    <w:rsid w:val="001E7DEA"/>
    <w:rsid w:val="001F062B"/>
    <w:rsid w:val="001F0D9B"/>
    <w:rsid w:val="001F106E"/>
    <w:rsid w:val="001F1A42"/>
    <w:rsid w:val="001F28CD"/>
    <w:rsid w:val="001F2BDA"/>
    <w:rsid w:val="001F4085"/>
    <w:rsid w:val="001F5040"/>
    <w:rsid w:val="001F5D83"/>
    <w:rsid w:val="001F5FE6"/>
    <w:rsid w:val="001F65A1"/>
    <w:rsid w:val="001F6689"/>
    <w:rsid w:val="001F695B"/>
    <w:rsid w:val="001F69EC"/>
    <w:rsid w:val="001F71D0"/>
    <w:rsid w:val="001F75D9"/>
    <w:rsid w:val="001F789A"/>
    <w:rsid w:val="00201790"/>
    <w:rsid w:val="00201825"/>
    <w:rsid w:val="00201C2B"/>
    <w:rsid w:val="00202632"/>
    <w:rsid w:val="002028CA"/>
    <w:rsid w:val="00202D55"/>
    <w:rsid w:val="00202DDE"/>
    <w:rsid w:val="002040AA"/>
    <w:rsid w:val="00204A2E"/>
    <w:rsid w:val="002055A0"/>
    <w:rsid w:val="00206352"/>
    <w:rsid w:val="00206817"/>
    <w:rsid w:val="00206972"/>
    <w:rsid w:val="00206B90"/>
    <w:rsid w:val="002071D5"/>
    <w:rsid w:val="002072B2"/>
    <w:rsid w:val="0020778E"/>
    <w:rsid w:val="00210044"/>
    <w:rsid w:val="0021061E"/>
    <w:rsid w:val="00213180"/>
    <w:rsid w:val="002141CE"/>
    <w:rsid w:val="00214527"/>
    <w:rsid w:val="00214FE4"/>
    <w:rsid w:val="002153C3"/>
    <w:rsid w:val="002155A9"/>
    <w:rsid w:val="00215B06"/>
    <w:rsid w:val="00217209"/>
    <w:rsid w:val="00217F62"/>
    <w:rsid w:val="00220712"/>
    <w:rsid w:val="00220FDF"/>
    <w:rsid w:val="00222560"/>
    <w:rsid w:val="00222D59"/>
    <w:rsid w:val="002231E3"/>
    <w:rsid w:val="00223835"/>
    <w:rsid w:val="0022464E"/>
    <w:rsid w:val="0022495E"/>
    <w:rsid w:val="00225002"/>
    <w:rsid w:val="0022501C"/>
    <w:rsid w:val="002258F9"/>
    <w:rsid w:val="00225ABB"/>
    <w:rsid w:val="00226B5A"/>
    <w:rsid w:val="00226CEE"/>
    <w:rsid w:val="0022754A"/>
    <w:rsid w:val="00230070"/>
    <w:rsid w:val="00230071"/>
    <w:rsid w:val="00231337"/>
    <w:rsid w:val="00231FCD"/>
    <w:rsid w:val="002329FB"/>
    <w:rsid w:val="00232D5A"/>
    <w:rsid w:val="00234473"/>
    <w:rsid w:val="00236B7D"/>
    <w:rsid w:val="00236C24"/>
    <w:rsid w:val="00236DAD"/>
    <w:rsid w:val="0023713D"/>
    <w:rsid w:val="00240454"/>
    <w:rsid w:val="0024245A"/>
    <w:rsid w:val="00242660"/>
    <w:rsid w:val="00242A00"/>
    <w:rsid w:val="00242E4C"/>
    <w:rsid w:val="00243406"/>
    <w:rsid w:val="00243625"/>
    <w:rsid w:val="00243C81"/>
    <w:rsid w:val="00244C26"/>
    <w:rsid w:val="00246047"/>
    <w:rsid w:val="00246D41"/>
    <w:rsid w:val="002475F4"/>
    <w:rsid w:val="00247C30"/>
    <w:rsid w:val="002519C9"/>
    <w:rsid w:val="0025257B"/>
    <w:rsid w:val="00253487"/>
    <w:rsid w:val="00253827"/>
    <w:rsid w:val="00253A50"/>
    <w:rsid w:val="00253C59"/>
    <w:rsid w:val="00253F88"/>
    <w:rsid w:val="002542FD"/>
    <w:rsid w:val="002556CB"/>
    <w:rsid w:val="00255856"/>
    <w:rsid w:val="00256D86"/>
    <w:rsid w:val="00257FD8"/>
    <w:rsid w:val="00261A21"/>
    <w:rsid w:val="00263811"/>
    <w:rsid w:val="00265474"/>
    <w:rsid w:val="002658A0"/>
    <w:rsid w:val="00266758"/>
    <w:rsid w:val="00266E4E"/>
    <w:rsid w:val="00267388"/>
    <w:rsid w:val="00270097"/>
    <w:rsid w:val="00270B6C"/>
    <w:rsid w:val="00271159"/>
    <w:rsid w:val="0027150A"/>
    <w:rsid w:val="00271517"/>
    <w:rsid w:val="00271991"/>
    <w:rsid w:val="00271E5B"/>
    <w:rsid w:val="0027232D"/>
    <w:rsid w:val="0027241A"/>
    <w:rsid w:val="0027251E"/>
    <w:rsid w:val="0027391C"/>
    <w:rsid w:val="002742C9"/>
    <w:rsid w:val="00274760"/>
    <w:rsid w:val="0027698D"/>
    <w:rsid w:val="00276D9E"/>
    <w:rsid w:val="00276EFD"/>
    <w:rsid w:val="00277728"/>
    <w:rsid w:val="00277D1A"/>
    <w:rsid w:val="002800F8"/>
    <w:rsid w:val="0028014C"/>
    <w:rsid w:val="00280ADF"/>
    <w:rsid w:val="0028112A"/>
    <w:rsid w:val="00281189"/>
    <w:rsid w:val="002817B2"/>
    <w:rsid w:val="00282498"/>
    <w:rsid w:val="002829B7"/>
    <w:rsid w:val="00284913"/>
    <w:rsid w:val="00285989"/>
    <w:rsid w:val="00285FCF"/>
    <w:rsid w:val="0028610E"/>
    <w:rsid w:val="00286523"/>
    <w:rsid w:val="00287269"/>
    <w:rsid w:val="00287776"/>
    <w:rsid w:val="00287987"/>
    <w:rsid w:val="00287C89"/>
    <w:rsid w:val="002905C3"/>
    <w:rsid w:val="002912BE"/>
    <w:rsid w:val="00291C56"/>
    <w:rsid w:val="00292418"/>
    <w:rsid w:val="002930CF"/>
    <w:rsid w:val="0029592F"/>
    <w:rsid w:val="00295A39"/>
    <w:rsid w:val="00297F7F"/>
    <w:rsid w:val="002A046E"/>
    <w:rsid w:val="002A185B"/>
    <w:rsid w:val="002A21D9"/>
    <w:rsid w:val="002A24C9"/>
    <w:rsid w:val="002A2A3C"/>
    <w:rsid w:val="002A33EF"/>
    <w:rsid w:val="002A4002"/>
    <w:rsid w:val="002A4166"/>
    <w:rsid w:val="002A5C94"/>
    <w:rsid w:val="002A79DD"/>
    <w:rsid w:val="002B0C06"/>
    <w:rsid w:val="002B1898"/>
    <w:rsid w:val="002B1B47"/>
    <w:rsid w:val="002B216F"/>
    <w:rsid w:val="002B2471"/>
    <w:rsid w:val="002B2533"/>
    <w:rsid w:val="002B27D3"/>
    <w:rsid w:val="002B2829"/>
    <w:rsid w:val="002B586C"/>
    <w:rsid w:val="002B6179"/>
    <w:rsid w:val="002B658C"/>
    <w:rsid w:val="002B6A60"/>
    <w:rsid w:val="002B6FA5"/>
    <w:rsid w:val="002C14BB"/>
    <w:rsid w:val="002C1523"/>
    <w:rsid w:val="002C154B"/>
    <w:rsid w:val="002C22EB"/>
    <w:rsid w:val="002C2A23"/>
    <w:rsid w:val="002C319C"/>
    <w:rsid w:val="002C31B4"/>
    <w:rsid w:val="002C335C"/>
    <w:rsid w:val="002C3DB0"/>
    <w:rsid w:val="002C4CB9"/>
    <w:rsid w:val="002C4D41"/>
    <w:rsid w:val="002C5169"/>
    <w:rsid w:val="002C770F"/>
    <w:rsid w:val="002D0827"/>
    <w:rsid w:val="002D1182"/>
    <w:rsid w:val="002D1ED0"/>
    <w:rsid w:val="002D2520"/>
    <w:rsid w:val="002D276F"/>
    <w:rsid w:val="002D3BDE"/>
    <w:rsid w:val="002D50A1"/>
    <w:rsid w:val="002D50EF"/>
    <w:rsid w:val="002D5798"/>
    <w:rsid w:val="002D6208"/>
    <w:rsid w:val="002D6822"/>
    <w:rsid w:val="002D6A85"/>
    <w:rsid w:val="002D767C"/>
    <w:rsid w:val="002E10D1"/>
    <w:rsid w:val="002E19EA"/>
    <w:rsid w:val="002E1A1B"/>
    <w:rsid w:val="002E2297"/>
    <w:rsid w:val="002E41E5"/>
    <w:rsid w:val="002E477A"/>
    <w:rsid w:val="002E4AE8"/>
    <w:rsid w:val="002E5222"/>
    <w:rsid w:val="002E53C2"/>
    <w:rsid w:val="002E58FE"/>
    <w:rsid w:val="002E6615"/>
    <w:rsid w:val="002E70BC"/>
    <w:rsid w:val="002E71BE"/>
    <w:rsid w:val="002E7397"/>
    <w:rsid w:val="002E7897"/>
    <w:rsid w:val="002F0065"/>
    <w:rsid w:val="002F0711"/>
    <w:rsid w:val="002F10BF"/>
    <w:rsid w:val="002F171F"/>
    <w:rsid w:val="002F2A9E"/>
    <w:rsid w:val="002F3853"/>
    <w:rsid w:val="002F40AE"/>
    <w:rsid w:val="002F5088"/>
    <w:rsid w:val="002F6375"/>
    <w:rsid w:val="002F7202"/>
    <w:rsid w:val="002F7843"/>
    <w:rsid w:val="003002AA"/>
    <w:rsid w:val="003014CF"/>
    <w:rsid w:val="00301646"/>
    <w:rsid w:val="00301DAA"/>
    <w:rsid w:val="00301E29"/>
    <w:rsid w:val="0030244E"/>
    <w:rsid w:val="003036F0"/>
    <w:rsid w:val="003039ED"/>
    <w:rsid w:val="00303D34"/>
    <w:rsid w:val="00303FB5"/>
    <w:rsid w:val="00304093"/>
    <w:rsid w:val="00304F65"/>
    <w:rsid w:val="003050D9"/>
    <w:rsid w:val="00306934"/>
    <w:rsid w:val="003071D8"/>
    <w:rsid w:val="003073BE"/>
    <w:rsid w:val="003102FC"/>
    <w:rsid w:val="00310545"/>
    <w:rsid w:val="00310B96"/>
    <w:rsid w:val="003111B2"/>
    <w:rsid w:val="00311C48"/>
    <w:rsid w:val="00311D89"/>
    <w:rsid w:val="00312116"/>
    <w:rsid w:val="003122DE"/>
    <w:rsid w:val="00314101"/>
    <w:rsid w:val="00314507"/>
    <w:rsid w:val="00315765"/>
    <w:rsid w:val="00315CDB"/>
    <w:rsid w:val="00316CCD"/>
    <w:rsid w:val="0031733C"/>
    <w:rsid w:val="00317C28"/>
    <w:rsid w:val="00317DBF"/>
    <w:rsid w:val="00317E7F"/>
    <w:rsid w:val="00320287"/>
    <w:rsid w:val="0032034F"/>
    <w:rsid w:val="003204D0"/>
    <w:rsid w:val="0032316B"/>
    <w:rsid w:val="0032370E"/>
    <w:rsid w:val="003238A8"/>
    <w:rsid w:val="00323F11"/>
    <w:rsid w:val="00324D61"/>
    <w:rsid w:val="00325B8B"/>
    <w:rsid w:val="00325CE8"/>
    <w:rsid w:val="0032614C"/>
    <w:rsid w:val="00326818"/>
    <w:rsid w:val="00326AAC"/>
    <w:rsid w:val="003270D9"/>
    <w:rsid w:val="003279A7"/>
    <w:rsid w:val="00330122"/>
    <w:rsid w:val="00330360"/>
    <w:rsid w:val="00330AB9"/>
    <w:rsid w:val="00330CE5"/>
    <w:rsid w:val="00330D4B"/>
    <w:rsid w:val="00331379"/>
    <w:rsid w:val="00331E49"/>
    <w:rsid w:val="00333692"/>
    <w:rsid w:val="00334BEB"/>
    <w:rsid w:val="00336BB9"/>
    <w:rsid w:val="00336DAF"/>
    <w:rsid w:val="00337FB8"/>
    <w:rsid w:val="00340433"/>
    <w:rsid w:val="0034083C"/>
    <w:rsid w:val="00341EC7"/>
    <w:rsid w:val="00342043"/>
    <w:rsid w:val="00342273"/>
    <w:rsid w:val="00342768"/>
    <w:rsid w:val="00342A40"/>
    <w:rsid w:val="003432B3"/>
    <w:rsid w:val="0034362D"/>
    <w:rsid w:val="00343ABB"/>
    <w:rsid w:val="003441EC"/>
    <w:rsid w:val="0034458F"/>
    <w:rsid w:val="00344F89"/>
    <w:rsid w:val="00345504"/>
    <w:rsid w:val="0034577F"/>
    <w:rsid w:val="00345973"/>
    <w:rsid w:val="00345D2B"/>
    <w:rsid w:val="00346192"/>
    <w:rsid w:val="00346481"/>
    <w:rsid w:val="00346E65"/>
    <w:rsid w:val="003505E6"/>
    <w:rsid w:val="00350693"/>
    <w:rsid w:val="003506EE"/>
    <w:rsid w:val="00351523"/>
    <w:rsid w:val="00352667"/>
    <w:rsid w:val="0035302C"/>
    <w:rsid w:val="00353751"/>
    <w:rsid w:val="003550DC"/>
    <w:rsid w:val="003560FA"/>
    <w:rsid w:val="0035730C"/>
    <w:rsid w:val="003576EA"/>
    <w:rsid w:val="00357E07"/>
    <w:rsid w:val="00361091"/>
    <w:rsid w:val="00362ACC"/>
    <w:rsid w:val="00363290"/>
    <w:rsid w:val="0036355F"/>
    <w:rsid w:val="00363962"/>
    <w:rsid w:val="00364119"/>
    <w:rsid w:val="0036428B"/>
    <w:rsid w:val="003648B1"/>
    <w:rsid w:val="00365D8E"/>
    <w:rsid w:val="003665FC"/>
    <w:rsid w:val="003702EB"/>
    <w:rsid w:val="0037089E"/>
    <w:rsid w:val="003714AB"/>
    <w:rsid w:val="00371A7B"/>
    <w:rsid w:val="00372707"/>
    <w:rsid w:val="00374026"/>
    <w:rsid w:val="00374EE9"/>
    <w:rsid w:val="003752CB"/>
    <w:rsid w:val="00376E0E"/>
    <w:rsid w:val="003776C7"/>
    <w:rsid w:val="003778FD"/>
    <w:rsid w:val="003800F3"/>
    <w:rsid w:val="0038031B"/>
    <w:rsid w:val="00380338"/>
    <w:rsid w:val="0038078C"/>
    <w:rsid w:val="003807B1"/>
    <w:rsid w:val="00381AAD"/>
    <w:rsid w:val="00382653"/>
    <w:rsid w:val="00382F6C"/>
    <w:rsid w:val="00383232"/>
    <w:rsid w:val="00383735"/>
    <w:rsid w:val="003837A8"/>
    <w:rsid w:val="003837B4"/>
    <w:rsid w:val="003849AC"/>
    <w:rsid w:val="00384BFF"/>
    <w:rsid w:val="003853C0"/>
    <w:rsid w:val="0038576A"/>
    <w:rsid w:val="00385ABD"/>
    <w:rsid w:val="00385D99"/>
    <w:rsid w:val="00385E5D"/>
    <w:rsid w:val="00386284"/>
    <w:rsid w:val="003862B4"/>
    <w:rsid w:val="0038720E"/>
    <w:rsid w:val="003879AE"/>
    <w:rsid w:val="00390267"/>
    <w:rsid w:val="00390932"/>
    <w:rsid w:val="00391251"/>
    <w:rsid w:val="0039282B"/>
    <w:rsid w:val="00392A14"/>
    <w:rsid w:val="00392EBF"/>
    <w:rsid w:val="0039442A"/>
    <w:rsid w:val="00394CCF"/>
    <w:rsid w:val="00394D5D"/>
    <w:rsid w:val="00395639"/>
    <w:rsid w:val="003963D4"/>
    <w:rsid w:val="00397E2C"/>
    <w:rsid w:val="003A0698"/>
    <w:rsid w:val="003A07D0"/>
    <w:rsid w:val="003A0B13"/>
    <w:rsid w:val="003A148B"/>
    <w:rsid w:val="003A1A00"/>
    <w:rsid w:val="003A332A"/>
    <w:rsid w:val="003A35E8"/>
    <w:rsid w:val="003A38FE"/>
    <w:rsid w:val="003A5621"/>
    <w:rsid w:val="003A5F8C"/>
    <w:rsid w:val="003A7230"/>
    <w:rsid w:val="003A7B89"/>
    <w:rsid w:val="003B00E9"/>
    <w:rsid w:val="003B01E2"/>
    <w:rsid w:val="003B0571"/>
    <w:rsid w:val="003B1AC0"/>
    <w:rsid w:val="003B1C2A"/>
    <w:rsid w:val="003B1E71"/>
    <w:rsid w:val="003B377F"/>
    <w:rsid w:val="003B61D0"/>
    <w:rsid w:val="003B6318"/>
    <w:rsid w:val="003B70D4"/>
    <w:rsid w:val="003B7C2E"/>
    <w:rsid w:val="003B7F39"/>
    <w:rsid w:val="003C0090"/>
    <w:rsid w:val="003C09AA"/>
    <w:rsid w:val="003C0F57"/>
    <w:rsid w:val="003C18C8"/>
    <w:rsid w:val="003C27B0"/>
    <w:rsid w:val="003C2DA8"/>
    <w:rsid w:val="003C3E1D"/>
    <w:rsid w:val="003C6425"/>
    <w:rsid w:val="003C6CB3"/>
    <w:rsid w:val="003C6EED"/>
    <w:rsid w:val="003D0278"/>
    <w:rsid w:val="003D35B6"/>
    <w:rsid w:val="003D3886"/>
    <w:rsid w:val="003D413A"/>
    <w:rsid w:val="003D4963"/>
    <w:rsid w:val="003D4B53"/>
    <w:rsid w:val="003D6E62"/>
    <w:rsid w:val="003E017F"/>
    <w:rsid w:val="003E02CD"/>
    <w:rsid w:val="003E035D"/>
    <w:rsid w:val="003E0999"/>
    <w:rsid w:val="003E0F2E"/>
    <w:rsid w:val="003E14F4"/>
    <w:rsid w:val="003E24B1"/>
    <w:rsid w:val="003E26D5"/>
    <w:rsid w:val="003E2ADA"/>
    <w:rsid w:val="003E2E15"/>
    <w:rsid w:val="003E32D5"/>
    <w:rsid w:val="003E378E"/>
    <w:rsid w:val="003E3A15"/>
    <w:rsid w:val="003E42E7"/>
    <w:rsid w:val="003E4E8D"/>
    <w:rsid w:val="003E6147"/>
    <w:rsid w:val="003E6FC0"/>
    <w:rsid w:val="003E7EF9"/>
    <w:rsid w:val="003F01D3"/>
    <w:rsid w:val="003F02E2"/>
    <w:rsid w:val="003F16EA"/>
    <w:rsid w:val="003F19CE"/>
    <w:rsid w:val="003F1CCE"/>
    <w:rsid w:val="003F1D1A"/>
    <w:rsid w:val="003F3A96"/>
    <w:rsid w:val="003F4B93"/>
    <w:rsid w:val="003F51AF"/>
    <w:rsid w:val="003F53EC"/>
    <w:rsid w:val="003F55E0"/>
    <w:rsid w:val="003F6447"/>
    <w:rsid w:val="003F6E00"/>
    <w:rsid w:val="004008BB"/>
    <w:rsid w:val="0040099F"/>
    <w:rsid w:val="00400D31"/>
    <w:rsid w:val="00402042"/>
    <w:rsid w:val="0040248A"/>
    <w:rsid w:val="004024EB"/>
    <w:rsid w:val="0040282C"/>
    <w:rsid w:val="004040AE"/>
    <w:rsid w:val="00404489"/>
    <w:rsid w:val="00404923"/>
    <w:rsid w:val="00404F54"/>
    <w:rsid w:val="0040501E"/>
    <w:rsid w:val="00405438"/>
    <w:rsid w:val="004062FC"/>
    <w:rsid w:val="0040648D"/>
    <w:rsid w:val="00407B4A"/>
    <w:rsid w:val="00410AA7"/>
    <w:rsid w:val="004113ED"/>
    <w:rsid w:val="00411807"/>
    <w:rsid w:val="004119FE"/>
    <w:rsid w:val="00411D1B"/>
    <w:rsid w:val="0041230B"/>
    <w:rsid w:val="00412D04"/>
    <w:rsid w:val="00413739"/>
    <w:rsid w:val="00413858"/>
    <w:rsid w:val="00413BC2"/>
    <w:rsid w:val="0041401A"/>
    <w:rsid w:val="004144A3"/>
    <w:rsid w:val="00414760"/>
    <w:rsid w:val="00414DC6"/>
    <w:rsid w:val="00414E58"/>
    <w:rsid w:val="00415868"/>
    <w:rsid w:val="00415A0A"/>
    <w:rsid w:val="00415FCE"/>
    <w:rsid w:val="004167EC"/>
    <w:rsid w:val="004204A2"/>
    <w:rsid w:val="00420A0E"/>
    <w:rsid w:val="004218C2"/>
    <w:rsid w:val="00421F10"/>
    <w:rsid w:val="00422336"/>
    <w:rsid w:val="00422A79"/>
    <w:rsid w:val="00423363"/>
    <w:rsid w:val="0042554E"/>
    <w:rsid w:val="0042580E"/>
    <w:rsid w:val="0042589C"/>
    <w:rsid w:val="00425E9F"/>
    <w:rsid w:val="004261DA"/>
    <w:rsid w:val="00426251"/>
    <w:rsid w:val="00426854"/>
    <w:rsid w:val="00426923"/>
    <w:rsid w:val="00427023"/>
    <w:rsid w:val="00427244"/>
    <w:rsid w:val="00427292"/>
    <w:rsid w:val="0042751E"/>
    <w:rsid w:val="0042752C"/>
    <w:rsid w:val="00427FF9"/>
    <w:rsid w:val="004300F7"/>
    <w:rsid w:val="004302F8"/>
    <w:rsid w:val="00430B13"/>
    <w:rsid w:val="00430FB6"/>
    <w:rsid w:val="004310AC"/>
    <w:rsid w:val="004314B6"/>
    <w:rsid w:val="00432263"/>
    <w:rsid w:val="00432297"/>
    <w:rsid w:val="00433E86"/>
    <w:rsid w:val="004347F9"/>
    <w:rsid w:val="0043481F"/>
    <w:rsid w:val="00434CE5"/>
    <w:rsid w:val="004358A1"/>
    <w:rsid w:val="00435F5D"/>
    <w:rsid w:val="00435F74"/>
    <w:rsid w:val="00436197"/>
    <w:rsid w:val="00437411"/>
    <w:rsid w:val="00437F12"/>
    <w:rsid w:val="00437FA2"/>
    <w:rsid w:val="00442219"/>
    <w:rsid w:val="004425D5"/>
    <w:rsid w:val="00442B0C"/>
    <w:rsid w:val="00443252"/>
    <w:rsid w:val="0044372E"/>
    <w:rsid w:val="0044416D"/>
    <w:rsid w:val="00444390"/>
    <w:rsid w:val="004449EB"/>
    <w:rsid w:val="00444B1E"/>
    <w:rsid w:val="00444CB6"/>
    <w:rsid w:val="00444FAE"/>
    <w:rsid w:val="004453BA"/>
    <w:rsid w:val="00445486"/>
    <w:rsid w:val="0044593E"/>
    <w:rsid w:val="00446754"/>
    <w:rsid w:val="00446809"/>
    <w:rsid w:val="00447672"/>
    <w:rsid w:val="0044785E"/>
    <w:rsid w:val="004506B7"/>
    <w:rsid w:val="00451411"/>
    <w:rsid w:val="00451FA4"/>
    <w:rsid w:val="00452348"/>
    <w:rsid w:val="00452738"/>
    <w:rsid w:val="00453A47"/>
    <w:rsid w:val="00453B78"/>
    <w:rsid w:val="00453C22"/>
    <w:rsid w:val="0045513B"/>
    <w:rsid w:val="00455B3D"/>
    <w:rsid w:val="00456D9A"/>
    <w:rsid w:val="0045754B"/>
    <w:rsid w:val="004601D5"/>
    <w:rsid w:val="00460742"/>
    <w:rsid w:val="00460997"/>
    <w:rsid w:val="00460C63"/>
    <w:rsid w:val="00461837"/>
    <w:rsid w:val="004631DA"/>
    <w:rsid w:val="00463240"/>
    <w:rsid w:val="00463421"/>
    <w:rsid w:val="00463C54"/>
    <w:rsid w:val="004640AB"/>
    <w:rsid w:val="00464351"/>
    <w:rsid w:val="00465541"/>
    <w:rsid w:val="00465C54"/>
    <w:rsid w:val="00465FEF"/>
    <w:rsid w:val="00466BB1"/>
    <w:rsid w:val="00467166"/>
    <w:rsid w:val="00467E4B"/>
    <w:rsid w:val="00467E80"/>
    <w:rsid w:val="004700F8"/>
    <w:rsid w:val="004705E6"/>
    <w:rsid w:val="0047093C"/>
    <w:rsid w:val="00471885"/>
    <w:rsid w:val="00471F42"/>
    <w:rsid w:val="00471F6E"/>
    <w:rsid w:val="0047249F"/>
    <w:rsid w:val="00473A94"/>
    <w:rsid w:val="00474106"/>
    <w:rsid w:val="00474555"/>
    <w:rsid w:val="004748A2"/>
    <w:rsid w:val="00474FFA"/>
    <w:rsid w:val="00475734"/>
    <w:rsid w:val="00475CB2"/>
    <w:rsid w:val="0047615F"/>
    <w:rsid w:val="004771CA"/>
    <w:rsid w:val="004773C1"/>
    <w:rsid w:val="00477587"/>
    <w:rsid w:val="00477881"/>
    <w:rsid w:val="00477B5F"/>
    <w:rsid w:val="004802E6"/>
    <w:rsid w:val="004802EE"/>
    <w:rsid w:val="00480B87"/>
    <w:rsid w:val="004822D0"/>
    <w:rsid w:val="0048287D"/>
    <w:rsid w:val="0048322C"/>
    <w:rsid w:val="00483852"/>
    <w:rsid w:val="0048389F"/>
    <w:rsid w:val="00485636"/>
    <w:rsid w:val="00485C8B"/>
    <w:rsid w:val="0048626A"/>
    <w:rsid w:val="00486878"/>
    <w:rsid w:val="00486A3F"/>
    <w:rsid w:val="0048737B"/>
    <w:rsid w:val="00487521"/>
    <w:rsid w:val="00487E88"/>
    <w:rsid w:val="00490EEF"/>
    <w:rsid w:val="004924FE"/>
    <w:rsid w:val="0049359E"/>
    <w:rsid w:val="004940D9"/>
    <w:rsid w:val="004948B4"/>
    <w:rsid w:val="00494AB4"/>
    <w:rsid w:val="00494CAA"/>
    <w:rsid w:val="00495663"/>
    <w:rsid w:val="00495867"/>
    <w:rsid w:val="00496361"/>
    <w:rsid w:val="004963D4"/>
    <w:rsid w:val="00496636"/>
    <w:rsid w:val="004976BE"/>
    <w:rsid w:val="004978AF"/>
    <w:rsid w:val="00497AF8"/>
    <w:rsid w:val="004A0074"/>
    <w:rsid w:val="004A020A"/>
    <w:rsid w:val="004A0927"/>
    <w:rsid w:val="004A0BEB"/>
    <w:rsid w:val="004A2AB3"/>
    <w:rsid w:val="004A357E"/>
    <w:rsid w:val="004A4865"/>
    <w:rsid w:val="004A5EC4"/>
    <w:rsid w:val="004A66B0"/>
    <w:rsid w:val="004A6C30"/>
    <w:rsid w:val="004A77B0"/>
    <w:rsid w:val="004A77C5"/>
    <w:rsid w:val="004A79C7"/>
    <w:rsid w:val="004A7AB1"/>
    <w:rsid w:val="004B07CC"/>
    <w:rsid w:val="004B099F"/>
    <w:rsid w:val="004B0C42"/>
    <w:rsid w:val="004B127F"/>
    <w:rsid w:val="004B1CDA"/>
    <w:rsid w:val="004B1F95"/>
    <w:rsid w:val="004B2F97"/>
    <w:rsid w:val="004B3377"/>
    <w:rsid w:val="004B3C5A"/>
    <w:rsid w:val="004B4C6B"/>
    <w:rsid w:val="004B5649"/>
    <w:rsid w:val="004B6167"/>
    <w:rsid w:val="004B6538"/>
    <w:rsid w:val="004C01C9"/>
    <w:rsid w:val="004C0B98"/>
    <w:rsid w:val="004C1781"/>
    <w:rsid w:val="004C2D13"/>
    <w:rsid w:val="004C2DBA"/>
    <w:rsid w:val="004C3B7D"/>
    <w:rsid w:val="004C3D1D"/>
    <w:rsid w:val="004C3D2D"/>
    <w:rsid w:val="004C40B1"/>
    <w:rsid w:val="004C45A0"/>
    <w:rsid w:val="004C650E"/>
    <w:rsid w:val="004C6BE1"/>
    <w:rsid w:val="004C6C49"/>
    <w:rsid w:val="004C781D"/>
    <w:rsid w:val="004D08F4"/>
    <w:rsid w:val="004D0FDA"/>
    <w:rsid w:val="004D12F3"/>
    <w:rsid w:val="004D1B3A"/>
    <w:rsid w:val="004D2257"/>
    <w:rsid w:val="004D22AD"/>
    <w:rsid w:val="004D2B54"/>
    <w:rsid w:val="004D37DD"/>
    <w:rsid w:val="004D3B39"/>
    <w:rsid w:val="004D46A6"/>
    <w:rsid w:val="004D4B77"/>
    <w:rsid w:val="004D7BFE"/>
    <w:rsid w:val="004E00A1"/>
    <w:rsid w:val="004E027F"/>
    <w:rsid w:val="004E0396"/>
    <w:rsid w:val="004E0AF1"/>
    <w:rsid w:val="004E0B3D"/>
    <w:rsid w:val="004E0F23"/>
    <w:rsid w:val="004E1A51"/>
    <w:rsid w:val="004E29BB"/>
    <w:rsid w:val="004E2C4F"/>
    <w:rsid w:val="004E2DA9"/>
    <w:rsid w:val="004E3450"/>
    <w:rsid w:val="004E356B"/>
    <w:rsid w:val="004E40CE"/>
    <w:rsid w:val="004E4439"/>
    <w:rsid w:val="004E4746"/>
    <w:rsid w:val="004E4E44"/>
    <w:rsid w:val="004E4FF4"/>
    <w:rsid w:val="004E5694"/>
    <w:rsid w:val="004E5703"/>
    <w:rsid w:val="004E5EBC"/>
    <w:rsid w:val="004E5FDD"/>
    <w:rsid w:val="004E604B"/>
    <w:rsid w:val="004E77A5"/>
    <w:rsid w:val="004F124C"/>
    <w:rsid w:val="004F1A9A"/>
    <w:rsid w:val="004F1BFB"/>
    <w:rsid w:val="004F1C92"/>
    <w:rsid w:val="004F2033"/>
    <w:rsid w:val="004F38DC"/>
    <w:rsid w:val="004F5742"/>
    <w:rsid w:val="004F58A4"/>
    <w:rsid w:val="004F620F"/>
    <w:rsid w:val="00500209"/>
    <w:rsid w:val="00500224"/>
    <w:rsid w:val="00500920"/>
    <w:rsid w:val="00501269"/>
    <w:rsid w:val="005014C4"/>
    <w:rsid w:val="00501535"/>
    <w:rsid w:val="00501A06"/>
    <w:rsid w:val="00501C2D"/>
    <w:rsid w:val="00501FF3"/>
    <w:rsid w:val="00502F2D"/>
    <w:rsid w:val="00502F9F"/>
    <w:rsid w:val="005031E9"/>
    <w:rsid w:val="00503C36"/>
    <w:rsid w:val="00504602"/>
    <w:rsid w:val="00505032"/>
    <w:rsid w:val="005050D1"/>
    <w:rsid w:val="00505137"/>
    <w:rsid w:val="00505DD6"/>
    <w:rsid w:val="005070D8"/>
    <w:rsid w:val="00507376"/>
    <w:rsid w:val="00507BB7"/>
    <w:rsid w:val="00507C8C"/>
    <w:rsid w:val="00510173"/>
    <w:rsid w:val="00511245"/>
    <w:rsid w:val="0051158B"/>
    <w:rsid w:val="00511CA9"/>
    <w:rsid w:val="00511E38"/>
    <w:rsid w:val="00512092"/>
    <w:rsid w:val="005120AB"/>
    <w:rsid w:val="00512192"/>
    <w:rsid w:val="005127BC"/>
    <w:rsid w:val="0051283D"/>
    <w:rsid w:val="005134E8"/>
    <w:rsid w:val="00513971"/>
    <w:rsid w:val="00513D30"/>
    <w:rsid w:val="005141F3"/>
    <w:rsid w:val="00514801"/>
    <w:rsid w:val="00514BFC"/>
    <w:rsid w:val="0051506F"/>
    <w:rsid w:val="0051522C"/>
    <w:rsid w:val="0051560A"/>
    <w:rsid w:val="0051587A"/>
    <w:rsid w:val="00516219"/>
    <w:rsid w:val="00517DFB"/>
    <w:rsid w:val="005211DC"/>
    <w:rsid w:val="00522E27"/>
    <w:rsid w:val="00523170"/>
    <w:rsid w:val="005231A9"/>
    <w:rsid w:val="0052362A"/>
    <w:rsid w:val="00523656"/>
    <w:rsid w:val="00524C98"/>
    <w:rsid w:val="005251F5"/>
    <w:rsid w:val="005275C2"/>
    <w:rsid w:val="005279DE"/>
    <w:rsid w:val="00530233"/>
    <w:rsid w:val="00531291"/>
    <w:rsid w:val="005314DE"/>
    <w:rsid w:val="0053193F"/>
    <w:rsid w:val="005323A1"/>
    <w:rsid w:val="0053340F"/>
    <w:rsid w:val="00533E6F"/>
    <w:rsid w:val="00533E8B"/>
    <w:rsid w:val="00533F62"/>
    <w:rsid w:val="0053439D"/>
    <w:rsid w:val="0053498F"/>
    <w:rsid w:val="00534AFC"/>
    <w:rsid w:val="00534E2D"/>
    <w:rsid w:val="00534FEB"/>
    <w:rsid w:val="00535A74"/>
    <w:rsid w:val="00536C83"/>
    <w:rsid w:val="0053790B"/>
    <w:rsid w:val="00540665"/>
    <w:rsid w:val="00541CA4"/>
    <w:rsid w:val="0054221C"/>
    <w:rsid w:val="005450D4"/>
    <w:rsid w:val="00545198"/>
    <w:rsid w:val="00545573"/>
    <w:rsid w:val="00545B61"/>
    <w:rsid w:val="00546926"/>
    <w:rsid w:val="00547324"/>
    <w:rsid w:val="005476B4"/>
    <w:rsid w:val="00547AFA"/>
    <w:rsid w:val="00547DD3"/>
    <w:rsid w:val="005509D7"/>
    <w:rsid w:val="00551D20"/>
    <w:rsid w:val="00551DB1"/>
    <w:rsid w:val="005536DD"/>
    <w:rsid w:val="00554E83"/>
    <w:rsid w:val="00555161"/>
    <w:rsid w:val="0055627A"/>
    <w:rsid w:val="005603AA"/>
    <w:rsid w:val="00560C94"/>
    <w:rsid w:val="00561550"/>
    <w:rsid w:val="0056193B"/>
    <w:rsid w:val="0056230B"/>
    <w:rsid w:val="00563998"/>
    <w:rsid w:val="00563F0E"/>
    <w:rsid w:val="0056483E"/>
    <w:rsid w:val="0056578C"/>
    <w:rsid w:val="00566415"/>
    <w:rsid w:val="0056686D"/>
    <w:rsid w:val="00566D3D"/>
    <w:rsid w:val="00567213"/>
    <w:rsid w:val="00567DEB"/>
    <w:rsid w:val="00570108"/>
    <w:rsid w:val="0057106E"/>
    <w:rsid w:val="00571CBC"/>
    <w:rsid w:val="00572211"/>
    <w:rsid w:val="0057252A"/>
    <w:rsid w:val="005726EA"/>
    <w:rsid w:val="005738CC"/>
    <w:rsid w:val="00575AC6"/>
    <w:rsid w:val="00575B56"/>
    <w:rsid w:val="00576110"/>
    <w:rsid w:val="00576D0E"/>
    <w:rsid w:val="0058008C"/>
    <w:rsid w:val="00580225"/>
    <w:rsid w:val="005808A1"/>
    <w:rsid w:val="005819DB"/>
    <w:rsid w:val="00581E41"/>
    <w:rsid w:val="00582E05"/>
    <w:rsid w:val="0058301B"/>
    <w:rsid w:val="0058304B"/>
    <w:rsid w:val="0058526E"/>
    <w:rsid w:val="005862B5"/>
    <w:rsid w:val="00587A94"/>
    <w:rsid w:val="00587B90"/>
    <w:rsid w:val="005900AE"/>
    <w:rsid w:val="005910F5"/>
    <w:rsid w:val="0059113C"/>
    <w:rsid w:val="00591EA3"/>
    <w:rsid w:val="00592A18"/>
    <w:rsid w:val="00592B1E"/>
    <w:rsid w:val="00592C46"/>
    <w:rsid w:val="005935A7"/>
    <w:rsid w:val="005939C6"/>
    <w:rsid w:val="00593A7F"/>
    <w:rsid w:val="005943D5"/>
    <w:rsid w:val="00594AA0"/>
    <w:rsid w:val="00594D9E"/>
    <w:rsid w:val="00594E25"/>
    <w:rsid w:val="00594F47"/>
    <w:rsid w:val="0059590F"/>
    <w:rsid w:val="00595E77"/>
    <w:rsid w:val="005A06A2"/>
    <w:rsid w:val="005A06ED"/>
    <w:rsid w:val="005A26D1"/>
    <w:rsid w:val="005A35AC"/>
    <w:rsid w:val="005A3EB3"/>
    <w:rsid w:val="005A3F84"/>
    <w:rsid w:val="005A417D"/>
    <w:rsid w:val="005A4DE4"/>
    <w:rsid w:val="005A51FB"/>
    <w:rsid w:val="005A550D"/>
    <w:rsid w:val="005A5FD9"/>
    <w:rsid w:val="005A6061"/>
    <w:rsid w:val="005A62FE"/>
    <w:rsid w:val="005A72B4"/>
    <w:rsid w:val="005A7584"/>
    <w:rsid w:val="005A7A18"/>
    <w:rsid w:val="005B00FA"/>
    <w:rsid w:val="005B04E3"/>
    <w:rsid w:val="005B0C24"/>
    <w:rsid w:val="005B141E"/>
    <w:rsid w:val="005B1963"/>
    <w:rsid w:val="005B227E"/>
    <w:rsid w:val="005B2BD9"/>
    <w:rsid w:val="005B2DB8"/>
    <w:rsid w:val="005B41A2"/>
    <w:rsid w:val="005B4817"/>
    <w:rsid w:val="005B491F"/>
    <w:rsid w:val="005B4C50"/>
    <w:rsid w:val="005B51C8"/>
    <w:rsid w:val="005B57F9"/>
    <w:rsid w:val="005B5AE9"/>
    <w:rsid w:val="005B6450"/>
    <w:rsid w:val="005B6E73"/>
    <w:rsid w:val="005B778E"/>
    <w:rsid w:val="005C0169"/>
    <w:rsid w:val="005C056E"/>
    <w:rsid w:val="005C08C6"/>
    <w:rsid w:val="005C0CC7"/>
    <w:rsid w:val="005C20D3"/>
    <w:rsid w:val="005C31A1"/>
    <w:rsid w:val="005C3EAB"/>
    <w:rsid w:val="005C53E3"/>
    <w:rsid w:val="005C5BDF"/>
    <w:rsid w:val="005C6BD2"/>
    <w:rsid w:val="005C7AF9"/>
    <w:rsid w:val="005C7B49"/>
    <w:rsid w:val="005D0062"/>
    <w:rsid w:val="005D058A"/>
    <w:rsid w:val="005D1407"/>
    <w:rsid w:val="005D15C2"/>
    <w:rsid w:val="005D18A3"/>
    <w:rsid w:val="005D1B22"/>
    <w:rsid w:val="005D2561"/>
    <w:rsid w:val="005D2E4F"/>
    <w:rsid w:val="005D4143"/>
    <w:rsid w:val="005D571E"/>
    <w:rsid w:val="005D7743"/>
    <w:rsid w:val="005D77A4"/>
    <w:rsid w:val="005D7CC0"/>
    <w:rsid w:val="005E01C5"/>
    <w:rsid w:val="005E032E"/>
    <w:rsid w:val="005E0EC9"/>
    <w:rsid w:val="005E1410"/>
    <w:rsid w:val="005E1D3B"/>
    <w:rsid w:val="005E3176"/>
    <w:rsid w:val="005E424E"/>
    <w:rsid w:val="005E43FA"/>
    <w:rsid w:val="005E4E9C"/>
    <w:rsid w:val="005E5201"/>
    <w:rsid w:val="005E52A2"/>
    <w:rsid w:val="005E53FA"/>
    <w:rsid w:val="005E5C73"/>
    <w:rsid w:val="005E6062"/>
    <w:rsid w:val="005E63CC"/>
    <w:rsid w:val="005E64BF"/>
    <w:rsid w:val="005E7274"/>
    <w:rsid w:val="005E7365"/>
    <w:rsid w:val="005E74B8"/>
    <w:rsid w:val="005E7FA8"/>
    <w:rsid w:val="005F15F4"/>
    <w:rsid w:val="005F1B17"/>
    <w:rsid w:val="005F1C37"/>
    <w:rsid w:val="005F2164"/>
    <w:rsid w:val="005F239E"/>
    <w:rsid w:val="005F276F"/>
    <w:rsid w:val="005F3415"/>
    <w:rsid w:val="005F350A"/>
    <w:rsid w:val="005F3A05"/>
    <w:rsid w:val="005F3A40"/>
    <w:rsid w:val="005F47EF"/>
    <w:rsid w:val="005F494E"/>
    <w:rsid w:val="005F4C8D"/>
    <w:rsid w:val="005F5252"/>
    <w:rsid w:val="005F56ED"/>
    <w:rsid w:val="005F5CF4"/>
    <w:rsid w:val="005F6ACF"/>
    <w:rsid w:val="005F71D8"/>
    <w:rsid w:val="005F71DD"/>
    <w:rsid w:val="005F76D6"/>
    <w:rsid w:val="005F7BE9"/>
    <w:rsid w:val="005F7D54"/>
    <w:rsid w:val="005F7F89"/>
    <w:rsid w:val="00600256"/>
    <w:rsid w:val="006004AA"/>
    <w:rsid w:val="006010A4"/>
    <w:rsid w:val="00602260"/>
    <w:rsid w:val="006027DD"/>
    <w:rsid w:val="0060368F"/>
    <w:rsid w:val="006036A5"/>
    <w:rsid w:val="006037C1"/>
    <w:rsid w:val="006041D0"/>
    <w:rsid w:val="00604FEF"/>
    <w:rsid w:val="006050DE"/>
    <w:rsid w:val="0060532A"/>
    <w:rsid w:val="0060533A"/>
    <w:rsid w:val="0060596F"/>
    <w:rsid w:val="00607C9B"/>
    <w:rsid w:val="006102C3"/>
    <w:rsid w:val="00610D6A"/>
    <w:rsid w:val="006112B8"/>
    <w:rsid w:val="0061259B"/>
    <w:rsid w:val="00612F15"/>
    <w:rsid w:val="006134B7"/>
    <w:rsid w:val="00613708"/>
    <w:rsid w:val="006143F8"/>
    <w:rsid w:val="006153E7"/>
    <w:rsid w:val="0061554B"/>
    <w:rsid w:val="00615D7E"/>
    <w:rsid w:val="00615E46"/>
    <w:rsid w:val="00616124"/>
    <w:rsid w:val="00616252"/>
    <w:rsid w:val="00616CDB"/>
    <w:rsid w:val="0062039F"/>
    <w:rsid w:val="0062148F"/>
    <w:rsid w:val="00621E3C"/>
    <w:rsid w:val="00622513"/>
    <w:rsid w:val="00622620"/>
    <w:rsid w:val="00624013"/>
    <w:rsid w:val="00624BD9"/>
    <w:rsid w:val="00624C76"/>
    <w:rsid w:val="00626473"/>
    <w:rsid w:val="00626893"/>
    <w:rsid w:val="00626953"/>
    <w:rsid w:val="0062696D"/>
    <w:rsid w:val="00626DCD"/>
    <w:rsid w:val="00630981"/>
    <w:rsid w:val="00631813"/>
    <w:rsid w:val="00631971"/>
    <w:rsid w:val="00634A86"/>
    <w:rsid w:val="00634DDD"/>
    <w:rsid w:val="006350C3"/>
    <w:rsid w:val="0063540A"/>
    <w:rsid w:val="00635894"/>
    <w:rsid w:val="00635D56"/>
    <w:rsid w:val="006368A4"/>
    <w:rsid w:val="006368C9"/>
    <w:rsid w:val="006378F7"/>
    <w:rsid w:val="00637C9F"/>
    <w:rsid w:val="0064005F"/>
    <w:rsid w:val="0064043C"/>
    <w:rsid w:val="0064047A"/>
    <w:rsid w:val="00641269"/>
    <w:rsid w:val="0064182E"/>
    <w:rsid w:val="006425F7"/>
    <w:rsid w:val="00642AC0"/>
    <w:rsid w:val="00644511"/>
    <w:rsid w:val="006447D4"/>
    <w:rsid w:val="00644841"/>
    <w:rsid w:val="00644B97"/>
    <w:rsid w:val="00645A64"/>
    <w:rsid w:val="0064760B"/>
    <w:rsid w:val="006505DE"/>
    <w:rsid w:val="00650DC4"/>
    <w:rsid w:val="00652A6A"/>
    <w:rsid w:val="00653293"/>
    <w:rsid w:val="00653DC2"/>
    <w:rsid w:val="00654815"/>
    <w:rsid w:val="0065485A"/>
    <w:rsid w:val="006557C6"/>
    <w:rsid w:val="00656021"/>
    <w:rsid w:val="00656E8D"/>
    <w:rsid w:val="00660228"/>
    <w:rsid w:val="00660F0F"/>
    <w:rsid w:val="006611DE"/>
    <w:rsid w:val="006622EE"/>
    <w:rsid w:val="00662E6E"/>
    <w:rsid w:val="00662EE2"/>
    <w:rsid w:val="006633D2"/>
    <w:rsid w:val="006654D2"/>
    <w:rsid w:val="00665A75"/>
    <w:rsid w:val="00665F4F"/>
    <w:rsid w:val="00666BBE"/>
    <w:rsid w:val="00666BFD"/>
    <w:rsid w:val="00667B16"/>
    <w:rsid w:val="00667E58"/>
    <w:rsid w:val="00667ED3"/>
    <w:rsid w:val="006700B9"/>
    <w:rsid w:val="006716C0"/>
    <w:rsid w:val="00671B5D"/>
    <w:rsid w:val="00673AA0"/>
    <w:rsid w:val="0068076E"/>
    <w:rsid w:val="00680972"/>
    <w:rsid w:val="006816A1"/>
    <w:rsid w:val="00681F40"/>
    <w:rsid w:val="006820D7"/>
    <w:rsid w:val="00682859"/>
    <w:rsid w:val="00682966"/>
    <w:rsid w:val="00682D2F"/>
    <w:rsid w:val="00683913"/>
    <w:rsid w:val="00684B22"/>
    <w:rsid w:val="00684B76"/>
    <w:rsid w:val="00685630"/>
    <w:rsid w:val="0068587A"/>
    <w:rsid w:val="00686B89"/>
    <w:rsid w:val="00686D54"/>
    <w:rsid w:val="006871B9"/>
    <w:rsid w:val="00687230"/>
    <w:rsid w:val="006873A1"/>
    <w:rsid w:val="0068775F"/>
    <w:rsid w:val="006879C5"/>
    <w:rsid w:val="00691BD3"/>
    <w:rsid w:val="00691E09"/>
    <w:rsid w:val="00692749"/>
    <w:rsid w:val="00693614"/>
    <w:rsid w:val="00693924"/>
    <w:rsid w:val="00693BB0"/>
    <w:rsid w:val="00693CD8"/>
    <w:rsid w:val="00694A90"/>
    <w:rsid w:val="00694C65"/>
    <w:rsid w:val="00694E46"/>
    <w:rsid w:val="00695692"/>
    <w:rsid w:val="00695EDB"/>
    <w:rsid w:val="00695FEB"/>
    <w:rsid w:val="00697634"/>
    <w:rsid w:val="006A06A7"/>
    <w:rsid w:val="006A0C65"/>
    <w:rsid w:val="006A1338"/>
    <w:rsid w:val="006A154C"/>
    <w:rsid w:val="006A39F2"/>
    <w:rsid w:val="006A3A02"/>
    <w:rsid w:val="006A4B34"/>
    <w:rsid w:val="006A4B36"/>
    <w:rsid w:val="006A4BB0"/>
    <w:rsid w:val="006A5863"/>
    <w:rsid w:val="006A6163"/>
    <w:rsid w:val="006A6174"/>
    <w:rsid w:val="006A6232"/>
    <w:rsid w:val="006A6349"/>
    <w:rsid w:val="006A67CC"/>
    <w:rsid w:val="006A6ACF"/>
    <w:rsid w:val="006A75C8"/>
    <w:rsid w:val="006A7CD8"/>
    <w:rsid w:val="006A7EA1"/>
    <w:rsid w:val="006B0B34"/>
    <w:rsid w:val="006B17B6"/>
    <w:rsid w:val="006B1B46"/>
    <w:rsid w:val="006B1BC2"/>
    <w:rsid w:val="006B1E53"/>
    <w:rsid w:val="006B215B"/>
    <w:rsid w:val="006B32B2"/>
    <w:rsid w:val="006B331D"/>
    <w:rsid w:val="006B3955"/>
    <w:rsid w:val="006B3958"/>
    <w:rsid w:val="006B6435"/>
    <w:rsid w:val="006B648B"/>
    <w:rsid w:val="006B662B"/>
    <w:rsid w:val="006B6829"/>
    <w:rsid w:val="006B6BA2"/>
    <w:rsid w:val="006B7186"/>
    <w:rsid w:val="006B788D"/>
    <w:rsid w:val="006C07B5"/>
    <w:rsid w:val="006C19EA"/>
    <w:rsid w:val="006C1F6C"/>
    <w:rsid w:val="006C2194"/>
    <w:rsid w:val="006C27DD"/>
    <w:rsid w:val="006C2E7E"/>
    <w:rsid w:val="006C309C"/>
    <w:rsid w:val="006C4EE4"/>
    <w:rsid w:val="006C6503"/>
    <w:rsid w:val="006C7062"/>
    <w:rsid w:val="006C7F49"/>
    <w:rsid w:val="006D02C9"/>
    <w:rsid w:val="006D0372"/>
    <w:rsid w:val="006D0EF9"/>
    <w:rsid w:val="006D0F91"/>
    <w:rsid w:val="006D1757"/>
    <w:rsid w:val="006D1BC8"/>
    <w:rsid w:val="006D2095"/>
    <w:rsid w:val="006D2AEB"/>
    <w:rsid w:val="006D2D8B"/>
    <w:rsid w:val="006D2DA2"/>
    <w:rsid w:val="006D3ED6"/>
    <w:rsid w:val="006D4221"/>
    <w:rsid w:val="006D46FC"/>
    <w:rsid w:val="006D485F"/>
    <w:rsid w:val="006D4A22"/>
    <w:rsid w:val="006D4DE4"/>
    <w:rsid w:val="006D5075"/>
    <w:rsid w:val="006D50F0"/>
    <w:rsid w:val="006D596F"/>
    <w:rsid w:val="006D60CA"/>
    <w:rsid w:val="006D712B"/>
    <w:rsid w:val="006D741C"/>
    <w:rsid w:val="006D7B27"/>
    <w:rsid w:val="006D7F92"/>
    <w:rsid w:val="006E22AB"/>
    <w:rsid w:val="006E2E84"/>
    <w:rsid w:val="006E2FB0"/>
    <w:rsid w:val="006E3257"/>
    <w:rsid w:val="006E3F0E"/>
    <w:rsid w:val="006E45F4"/>
    <w:rsid w:val="006E49C9"/>
    <w:rsid w:val="006E51CA"/>
    <w:rsid w:val="006E5300"/>
    <w:rsid w:val="006E5D27"/>
    <w:rsid w:val="006E5D90"/>
    <w:rsid w:val="006E62EF"/>
    <w:rsid w:val="006E6FB0"/>
    <w:rsid w:val="006E7FC7"/>
    <w:rsid w:val="006F0A16"/>
    <w:rsid w:val="006F10E1"/>
    <w:rsid w:val="006F1D93"/>
    <w:rsid w:val="006F1E2D"/>
    <w:rsid w:val="006F259C"/>
    <w:rsid w:val="006F2650"/>
    <w:rsid w:val="006F289F"/>
    <w:rsid w:val="006F2E8C"/>
    <w:rsid w:val="006F2F7C"/>
    <w:rsid w:val="006F31FB"/>
    <w:rsid w:val="006F4622"/>
    <w:rsid w:val="006F46B2"/>
    <w:rsid w:val="006F5456"/>
    <w:rsid w:val="006F5C83"/>
    <w:rsid w:val="006F6927"/>
    <w:rsid w:val="006F766F"/>
    <w:rsid w:val="00701B5E"/>
    <w:rsid w:val="00701DDD"/>
    <w:rsid w:val="00702636"/>
    <w:rsid w:val="007028C2"/>
    <w:rsid w:val="007033F7"/>
    <w:rsid w:val="0070403C"/>
    <w:rsid w:val="00704314"/>
    <w:rsid w:val="0070471A"/>
    <w:rsid w:val="0070488D"/>
    <w:rsid w:val="00704EA1"/>
    <w:rsid w:val="00705BEA"/>
    <w:rsid w:val="007061C6"/>
    <w:rsid w:val="00706813"/>
    <w:rsid w:val="007071E4"/>
    <w:rsid w:val="00707CB8"/>
    <w:rsid w:val="00710591"/>
    <w:rsid w:val="00711EE7"/>
    <w:rsid w:val="007127D9"/>
    <w:rsid w:val="00712BE7"/>
    <w:rsid w:val="00713961"/>
    <w:rsid w:val="0071415F"/>
    <w:rsid w:val="007148EB"/>
    <w:rsid w:val="007152B1"/>
    <w:rsid w:val="00715819"/>
    <w:rsid w:val="00715CBA"/>
    <w:rsid w:val="0071677B"/>
    <w:rsid w:val="00716F1C"/>
    <w:rsid w:val="00720871"/>
    <w:rsid w:val="00721702"/>
    <w:rsid w:val="00721774"/>
    <w:rsid w:val="00722BD1"/>
    <w:rsid w:val="00722E3D"/>
    <w:rsid w:val="00723156"/>
    <w:rsid w:val="007238A9"/>
    <w:rsid w:val="00724BF3"/>
    <w:rsid w:val="00724F46"/>
    <w:rsid w:val="0072550F"/>
    <w:rsid w:val="00725557"/>
    <w:rsid w:val="00725A9E"/>
    <w:rsid w:val="0072622B"/>
    <w:rsid w:val="0072690B"/>
    <w:rsid w:val="00726A0A"/>
    <w:rsid w:val="00726AC5"/>
    <w:rsid w:val="00726C15"/>
    <w:rsid w:val="00727053"/>
    <w:rsid w:val="00727123"/>
    <w:rsid w:val="007274D7"/>
    <w:rsid w:val="0072773C"/>
    <w:rsid w:val="0072797D"/>
    <w:rsid w:val="00730091"/>
    <w:rsid w:val="00730FC7"/>
    <w:rsid w:val="007312BB"/>
    <w:rsid w:val="00731A15"/>
    <w:rsid w:val="00732043"/>
    <w:rsid w:val="0073272F"/>
    <w:rsid w:val="007329BB"/>
    <w:rsid w:val="0073477B"/>
    <w:rsid w:val="00734883"/>
    <w:rsid w:val="00734F63"/>
    <w:rsid w:val="00735992"/>
    <w:rsid w:val="00736391"/>
    <w:rsid w:val="00736F0E"/>
    <w:rsid w:val="0073787C"/>
    <w:rsid w:val="00737A19"/>
    <w:rsid w:val="00737B19"/>
    <w:rsid w:val="007409A7"/>
    <w:rsid w:val="00742CB1"/>
    <w:rsid w:val="00742EEA"/>
    <w:rsid w:val="00743024"/>
    <w:rsid w:val="00744659"/>
    <w:rsid w:val="007451EC"/>
    <w:rsid w:val="00746585"/>
    <w:rsid w:val="0074660D"/>
    <w:rsid w:val="007469EE"/>
    <w:rsid w:val="0075038A"/>
    <w:rsid w:val="00751E1E"/>
    <w:rsid w:val="00751E63"/>
    <w:rsid w:val="00751E88"/>
    <w:rsid w:val="007520D7"/>
    <w:rsid w:val="0075230B"/>
    <w:rsid w:val="0075265B"/>
    <w:rsid w:val="00752C75"/>
    <w:rsid w:val="007542DD"/>
    <w:rsid w:val="00754808"/>
    <w:rsid w:val="0075491A"/>
    <w:rsid w:val="00754C43"/>
    <w:rsid w:val="007558BE"/>
    <w:rsid w:val="00755E79"/>
    <w:rsid w:val="007566F9"/>
    <w:rsid w:val="0075788F"/>
    <w:rsid w:val="0075799F"/>
    <w:rsid w:val="00757F91"/>
    <w:rsid w:val="00760BB4"/>
    <w:rsid w:val="00761A82"/>
    <w:rsid w:val="007620BA"/>
    <w:rsid w:val="00762170"/>
    <w:rsid w:val="0076314B"/>
    <w:rsid w:val="007631C5"/>
    <w:rsid w:val="007638E8"/>
    <w:rsid w:val="00763FF1"/>
    <w:rsid w:val="0076428D"/>
    <w:rsid w:val="007659AB"/>
    <w:rsid w:val="0076627E"/>
    <w:rsid w:val="0076748D"/>
    <w:rsid w:val="00767888"/>
    <w:rsid w:val="007678E0"/>
    <w:rsid w:val="007715D5"/>
    <w:rsid w:val="00771732"/>
    <w:rsid w:val="00771799"/>
    <w:rsid w:val="00772388"/>
    <w:rsid w:val="00773DE0"/>
    <w:rsid w:val="007743ED"/>
    <w:rsid w:val="0077527D"/>
    <w:rsid w:val="00775CB0"/>
    <w:rsid w:val="00776DE2"/>
    <w:rsid w:val="00777803"/>
    <w:rsid w:val="00777BA0"/>
    <w:rsid w:val="0078010A"/>
    <w:rsid w:val="00780150"/>
    <w:rsid w:val="00780BA5"/>
    <w:rsid w:val="00780CC0"/>
    <w:rsid w:val="00781331"/>
    <w:rsid w:val="00781722"/>
    <w:rsid w:val="007822DE"/>
    <w:rsid w:val="007827D2"/>
    <w:rsid w:val="00782DFD"/>
    <w:rsid w:val="0078415C"/>
    <w:rsid w:val="00784413"/>
    <w:rsid w:val="007847B3"/>
    <w:rsid w:val="00784ACE"/>
    <w:rsid w:val="00784C2E"/>
    <w:rsid w:val="0078505C"/>
    <w:rsid w:val="007853A6"/>
    <w:rsid w:val="00785B48"/>
    <w:rsid w:val="007866AF"/>
    <w:rsid w:val="00786E63"/>
    <w:rsid w:val="007874CF"/>
    <w:rsid w:val="00787FF8"/>
    <w:rsid w:val="007922DB"/>
    <w:rsid w:val="00792CEC"/>
    <w:rsid w:val="00792E8B"/>
    <w:rsid w:val="00792FA3"/>
    <w:rsid w:val="0079302A"/>
    <w:rsid w:val="0079313F"/>
    <w:rsid w:val="007934F6"/>
    <w:rsid w:val="0079350C"/>
    <w:rsid w:val="00793ECD"/>
    <w:rsid w:val="0079481E"/>
    <w:rsid w:val="00794D7B"/>
    <w:rsid w:val="0079571A"/>
    <w:rsid w:val="00795772"/>
    <w:rsid w:val="00795FBD"/>
    <w:rsid w:val="007968D7"/>
    <w:rsid w:val="00797728"/>
    <w:rsid w:val="00797A0C"/>
    <w:rsid w:val="00797B17"/>
    <w:rsid w:val="007A0A3F"/>
    <w:rsid w:val="007A2ADA"/>
    <w:rsid w:val="007A3FB8"/>
    <w:rsid w:val="007A42EF"/>
    <w:rsid w:val="007A47E6"/>
    <w:rsid w:val="007A507E"/>
    <w:rsid w:val="007A555E"/>
    <w:rsid w:val="007A5B1C"/>
    <w:rsid w:val="007A5CDE"/>
    <w:rsid w:val="007B0BF1"/>
    <w:rsid w:val="007B10FD"/>
    <w:rsid w:val="007B12E5"/>
    <w:rsid w:val="007B1493"/>
    <w:rsid w:val="007B22CD"/>
    <w:rsid w:val="007B2B8A"/>
    <w:rsid w:val="007B384D"/>
    <w:rsid w:val="007B3E3A"/>
    <w:rsid w:val="007B4D12"/>
    <w:rsid w:val="007B5699"/>
    <w:rsid w:val="007B5F8A"/>
    <w:rsid w:val="007B66C8"/>
    <w:rsid w:val="007B69C2"/>
    <w:rsid w:val="007B711E"/>
    <w:rsid w:val="007B77B8"/>
    <w:rsid w:val="007B7896"/>
    <w:rsid w:val="007B7A66"/>
    <w:rsid w:val="007C0290"/>
    <w:rsid w:val="007C2FEC"/>
    <w:rsid w:val="007C36DC"/>
    <w:rsid w:val="007C36F1"/>
    <w:rsid w:val="007C578C"/>
    <w:rsid w:val="007C57AD"/>
    <w:rsid w:val="007C5ABA"/>
    <w:rsid w:val="007C5D7E"/>
    <w:rsid w:val="007C7AE5"/>
    <w:rsid w:val="007D1037"/>
    <w:rsid w:val="007D139D"/>
    <w:rsid w:val="007D13DB"/>
    <w:rsid w:val="007D18C7"/>
    <w:rsid w:val="007D1DE3"/>
    <w:rsid w:val="007D2141"/>
    <w:rsid w:val="007D2A19"/>
    <w:rsid w:val="007D336F"/>
    <w:rsid w:val="007D33D7"/>
    <w:rsid w:val="007D33F9"/>
    <w:rsid w:val="007D3E5A"/>
    <w:rsid w:val="007D411F"/>
    <w:rsid w:val="007D41DC"/>
    <w:rsid w:val="007D4423"/>
    <w:rsid w:val="007D4EAE"/>
    <w:rsid w:val="007D5AA7"/>
    <w:rsid w:val="007D5B26"/>
    <w:rsid w:val="007D5C00"/>
    <w:rsid w:val="007D5EF4"/>
    <w:rsid w:val="007D6696"/>
    <w:rsid w:val="007D74A1"/>
    <w:rsid w:val="007D7742"/>
    <w:rsid w:val="007D7A1A"/>
    <w:rsid w:val="007E04E1"/>
    <w:rsid w:val="007E0799"/>
    <w:rsid w:val="007E08CA"/>
    <w:rsid w:val="007E0AC4"/>
    <w:rsid w:val="007E0E8A"/>
    <w:rsid w:val="007E0F84"/>
    <w:rsid w:val="007E1FF0"/>
    <w:rsid w:val="007E2076"/>
    <w:rsid w:val="007E2332"/>
    <w:rsid w:val="007E2FAD"/>
    <w:rsid w:val="007E3B44"/>
    <w:rsid w:val="007E3B8B"/>
    <w:rsid w:val="007E49B8"/>
    <w:rsid w:val="007E5A41"/>
    <w:rsid w:val="007E6807"/>
    <w:rsid w:val="007E6E08"/>
    <w:rsid w:val="007E7A46"/>
    <w:rsid w:val="007F0C96"/>
    <w:rsid w:val="007F0EE3"/>
    <w:rsid w:val="007F0F40"/>
    <w:rsid w:val="007F16C5"/>
    <w:rsid w:val="007F2ADA"/>
    <w:rsid w:val="007F3720"/>
    <w:rsid w:val="007F40D2"/>
    <w:rsid w:val="007F4117"/>
    <w:rsid w:val="007F50DB"/>
    <w:rsid w:val="007F58AB"/>
    <w:rsid w:val="007F5B50"/>
    <w:rsid w:val="007F5C71"/>
    <w:rsid w:val="007F6169"/>
    <w:rsid w:val="007F6A75"/>
    <w:rsid w:val="007F74F7"/>
    <w:rsid w:val="007F7845"/>
    <w:rsid w:val="0080007B"/>
    <w:rsid w:val="00800599"/>
    <w:rsid w:val="00800B6B"/>
    <w:rsid w:val="00800D7F"/>
    <w:rsid w:val="00801010"/>
    <w:rsid w:val="00801AC3"/>
    <w:rsid w:val="008020D9"/>
    <w:rsid w:val="00802525"/>
    <w:rsid w:val="0080353B"/>
    <w:rsid w:val="00803BEC"/>
    <w:rsid w:val="00803C87"/>
    <w:rsid w:val="0080471D"/>
    <w:rsid w:val="00804C7D"/>
    <w:rsid w:val="00804DFD"/>
    <w:rsid w:val="0080512C"/>
    <w:rsid w:val="00806972"/>
    <w:rsid w:val="00806FD5"/>
    <w:rsid w:val="00810361"/>
    <w:rsid w:val="0081095F"/>
    <w:rsid w:val="0081128B"/>
    <w:rsid w:val="00811DC2"/>
    <w:rsid w:val="008122E6"/>
    <w:rsid w:val="0081347F"/>
    <w:rsid w:val="008135DD"/>
    <w:rsid w:val="008137E6"/>
    <w:rsid w:val="00813BDD"/>
    <w:rsid w:val="0081510D"/>
    <w:rsid w:val="00815F90"/>
    <w:rsid w:val="00817768"/>
    <w:rsid w:val="00817C82"/>
    <w:rsid w:val="008200D7"/>
    <w:rsid w:val="00821371"/>
    <w:rsid w:val="00821FF5"/>
    <w:rsid w:val="00822178"/>
    <w:rsid w:val="008223D3"/>
    <w:rsid w:val="008225B9"/>
    <w:rsid w:val="008228BC"/>
    <w:rsid w:val="0082326E"/>
    <w:rsid w:val="008237C0"/>
    <w:rsid w:val="0082446A"/>
    <w:rsid w:val="00824554"/>
    <w:rsid w:val="00825186"/>
    <w:rsid w:val="008261EC"/>
    <w:rsid w:val="008266CC"/>
    <w:rsid w:val="00826745"/>
    <w:rsid w:val="00826D39"/>
    <w:rsid w:val="00826E4A"/>
    <w:rsid w:val="008274D2"/>
    <w:rsid w:val="00830F64"/>
    <w:rsid w:val="00831523"/>
    <w:rsid w:val="00831718"/>
    <w:rsid w:val="00831A25"/>
    <w:rsid w:val="00832327"/>
    <w:rsid w:val="0083292F"/>
    <w:rsid w:val="00834095"/>
    <w:rsid w:val="00834111"/>
    <w:rsid w:val="008346FA"/>
    <w:rsid w:val="008348BD"/>
    <w:rsid w:val="00834E0B"/>
    <w:rsid w:val="00835B26"/>
    <w:rsid w:val="00836677"/>
    <w:rsid w:val="00836795"/>
    <w:rsid w:val="00837138"/>
    <w:rsid w:val="008371A0"/>
    <w:rsid w:val="00840773"/>
    <w:rsid w:val="008410EE"/>
    <w:rsid w:val="00841DC2"/>
    <w:rsid w:val="0084275B"/>
    <w:rsid w:val="008427BA"/>
    <w:rsid w:val="00842BEE"/>
    <w:rsid w:val="008451F6"/>
    <w:rsid w:val="00845527"/>
    <w:rsid w:val="008464C5"/>
    <w:rsid w:val="0084693C"/>
    <w:rsid w:val="00846B86"/>
    <w:rsid w:val="00847B71"/>
    <w:rsid w:val="0085024C"/>
    <w:rsid w:val="0085066F"/>
    <w:rsid w:val="00850BB0"/>
    <w:rsid w:val="00851558"/>
    <w:rsid w:val="00853782"/>
    <w:rsid w:val="00853965"/>
    <w:rsid w:val="00853BF3"/>
    <w:rsid w:val="008544D0"/>
    <w:rsid w:val="00854E27"/>
    <w:rsid w:val="0085501B"/>
    <w:rsid w:val="00855A8C"/>
    <w:rsid w:val="008569CA"/>
    <w:rsid w:val="008578A1"/>
    <w:rsid w:val="00857D65"/>
    <w:rsid w:val="00860C13"/>
    <w:rsid w:val="008626E3"/>
    <w:rsid w:val="0086286D"/>
    <w:rsid w:val="00862BCA"/>
    <w:rsid w:val="0086353E"/>
    <w:rsid w:val="00863BF4"/>
    <w:rsid w:val="00864ACE"/>
    <w:rsid w:val="00865E87"/>
    <w:rsid w:val="008661D5"/>
    <w:rsid w:val="008664E2"/>
    <w:rsid w:val="0087058D"/>
    <w:rsid w:val="0087088E"/>
    <w:rsid w:val="00870C73"/>
    <w:rsid w:val="00872742"/>
    <w:rsid w:val="00872963"/>
    <w:rsid w:val="00872CB7"/>
    <w:rsid w:val="00873769"/>
    <w:rsid w:val="00873AF4"/>
    <w:rsid w:val="00873D69"/>
    <w:rsid w:val="008743CF"/>
    <w:rsid w:val="00874EBD"/>
    <w:rsid w:val="0087557F"/>
    <w:rsid w:val="00875825"/>
    <w:rsid w:val="00877109"/>
    <w:rsid w:val="00877E4D"/>
    <w:rsid w:val="008803BA"/>
    <w:rsid w:val="008803D4"/>
    <w:rsid w:val="008808AB"/>
    <w:rsid w:val="00880E83"/>
    <w:rsid w:val="00880F6D"/>
    <w:rsid w:val="00881D5A"/>
    <w:rsid w:val="00881D69"/>
    <w:rsid w:val="0088227F"/>
    <w:rsid w:val="008829C4"/>
    <w:rsid w:val="00882DC4"/>
    <w:rsid w:val="008848B9"/>
    <w:rsid w:val="00884A39"/>
    <w:rsid w:val="0088543F"/>
    <w:rsid w:val="008870D3"/>
    <w:rsid w:val="008872E2"/>
    <w:rsid w:val="00887E97"/>
    <w:rsid w:val="00890739"/>
    <w:rsid w:val="008909F4"/>
    <w:rsid w:val="00891F22"/>
    <w:rsid w:val="00892000"/>
    <w:rsid w:val="00892195"/>
    <w:rsid w:val="00892AD9"/>
    <w:rsid w:val="00893D52"/>
    <w:rsid w:val="0089460D"/>
    <w:rsid w:val="00895A28"/>
    <w:rsid w:val="00895C3F"/>
    <w:rsid w:val="00895C49"/>
    <w:rsid w:val="0089747C"/>
    <w:rsid w:val="008A0641"/>
    <w:rsid w:val="008A092C"/>
    <w:rsid w:val="008A1EE0"/>
    <w:rsid w:val="008A24FC"/>
    <w:rsid w:val="008A27C9"/>
    <w:rsid w:val="008A42AE"/>
    <w:rsid w:val="008A54F9"/>
    <w:rsid w:val="008A5A09"/>
    <w:rsid w:val="008A5DC0"/>
    <w:rsid w:val="008A6005"/>
    <w:rsid w:val="008A6794"/>
    <w:rsid w:val="008A7B34"/>
    <w:rsid w:val="008A7C06"/>
    <w:rsid w:val="008B0A5B"/>
    <w:rsid w:val="008B0B86"/>
    <w:rsid w:val="008B12F6"/>
    <w:rsid w:val="008B3143"/>
    <w:rsid w:val="008B4440"/>
    <w:rsid w:val="008B5286"/>
    <w:rsid w:val="008B540C"/>
    <w:rsid w:val="008B59EF"/>
    <w:rsid w:val="008B5D79"/>
    <w:rsid w:val="008B6456"/>
    <w:rsid w:val="008B6FCE"/>
    <w:rsid w:val="008B70B4"/>
    <w:rsid w:val="008B72DA"/>
    <w:rsid w:val="008B74FE"/>
    <w:rsid w:val="008B7806"/>
    <w:rsid w:val="008C0F52"/>
    <w:rsid w:val="008C1FDA"/>
    <w:rsid w:val="008C207E"/>
    <w:rsid w:val="008C4AE2"/>
    <w:rsid w:val="008C5136"/>
    <w:rsid w:val="008C5753"/>
    <w:rsid w:val="008C7BE8"/>
    <w:rsid w:val="008D0268"/>
    <w:rsid w:val="008D0933"/>
    <w:rsid w:val="008D182A"/>
    <w:rsid w:val="008D281D"/>
    <w:rsid w:val="008D283D"/>
    <w:rsid w:val="008D3A8E"/>
    <w:rsid w:val="008D493A"/>
    <w:rsid w:val="008D5670"/>
    <w:rsid w:val="008D5AD0"/>
    <w:rsid w:val="008D7938"/>
    <w:rsid w:val="008E014B"/>
    <w:rsid w:val="008E0940"/>
    <w:rsid w:val="008E0FA8"/>
    <w:rsid w:val="008E0FCF"/>
    <w:rsid w:val="008E243B"/>
    <w:rsid w:val="008E27D0"/>
    <w:rsid w:val="008E373C"/>
    <w:rsid w:val="008E406F"/>
    <w:rsid w:val="008E500D"/>
    <w:rsid w:val="008E5055"/>
    <w:rsid w:val="008E6E22"/>
    <w:rsid w:val="008E7D82"/>
    <w:rsid w:val="008F0273"/>
    <w:rsid w:val="008F2E6B"/>
    <w:rsid w:val="008F3344"/>
    <w:rsid w:val="008F3C51"/>
    <w:rsid w:val="008F3E69"/>
    <w:rsid w:val="008F5B09"/>
    <w:rsid w:val="008F627A"/>
    <w:rsid w:val="008F6885"/>
    <w:rsid w:val="008F6FA5"/>
    <w:rsid w:val="00900183"/>
    <w:rsid w:val="00901229"/>
    <w:rsid w:val="0090176D"/>
    <w:rsid w:val="00901937"/>
    <w:rsid w:val="00903937"/>
    <w:rsid w:val="00903F4B"/>
    <w:rsid w:val="00904657"/>
    <w:rsid w:val="0090492E"/>
    <w:rsid w:val="00904C67"/>
    <w:rsid w:val="00904EC8"/>
    <w:rsid w:val="009053AB"/>
    <w:rsid w:val="009054EC"/>
    <w:rsid w:val="009054FB"/>
    <w:rsid w:val="00905710"/>
    <w:rsid w:val="0090577E"/>
    <w:rsid w:val="00905A3A"/>
    <w:rsid w:val="009063C9"/>
    <w:rsid w:val="00906F6B"/>
    <w:rsid w:val="00910BA7"/>
    <w:rsid w:val="00910E3A"/>
    <w:rsid w:val="009113E8"/>
    <w:rsid w:val="00911767"/>
    <w:rsid w:val="009126B3"/>
    <w:rsid w:val="0091283B"/>
    <w:rsid w:val="00912E7A"/>
    <w:rsid w:val="009132C8"/>
    <w:rsid w:val="00914003"/>
    <w:rsid w:val="00914431"/>
    <w:rsid w:val="009145AF"/>
    <w:rsid w:val="009146C4"/>
    <w:rsid w:val="00914AA3"/>
    <w:rsid w:val="00914F9D"/>
    <w:rsid w:val="009150EB"/>
    <w:rsid w:val="009157AB"/>
    <w:rsid w:val="00915B18"/>
    <w:rsid w:val="00915CFF"/>
    <w:rsid w:val="00916812"/>
    <w:rsid w:val="00916825"/>
    <w:rsid w:val="00916DB0"/>
    <w:rsid w:val="00917537"/>
    <w:rsid w:val="0091753D"/>
    <w:rsid w:val="00920620"/>
    <w:rsid w:val="00920B98"/>
    <w:rsid w:val="00920B9D"/>
    <w:rsid w:val="00920FDC"/>
    <w:rsid w:val="00921139"/>
    <w:rsid w:val="009212E3"/>
    <w:rsid w:val="00921347"/>
    <w:rsid w:val="00922994"/>
    <w:rsid w:val="00923490"/>
    <w:rsid w:val="0092357B"/>
    <w:rsid w:val="009250CB"/>
    <w:rsid w:val="00925646"/>
    <w:rsid w:val="00925BE8"/>
    <w:rsid w:val="0092612D"/>
    <w:rsid w:val="00926791"/>
    <w:rsid w:val="00926AC7"/>
    <w:rsid w:val="009278B5"/>
    <w:rsid w:val="0092790F"/>
    <w:rsid w:val="00930103"/>
    <w:rsid w:val="009302C2"/>
    <w:rsid w:val="00930C14"/>
    <w:rsid w:val="00931084"/>
    <w:rsid w:val="0093373E"/>
    <w:rsid w:val="00933B31"/>
    <w:rsid w:val="00933EEA"/>
    <w:rsid w:val="009340DD"/>
    <w:rsid w:val="00934333"/>
    <w:rsid w:val="009343FD"/>
    <w:rsid w:val="00934717"/>
    <w:rsid w:val="00934922"/>
    <w:rsid w:val="009349D0"/>
    <w:rsid w:val="00934A92"/>
    <w:rsid w:val="0093546B"/>
    <w:rsid w:val="0093581D"/>
    <w:rsid w:val="009376A1"/>
    <w:rsid w:val="00937885"/>
    <w:rsid w:val="00937974"/>
    <w:rsid w:val="009406DD"/>
    <w:rsid w:val="009412D4"/>
    <w:rsid w:val="00941415"/>
    <w:rsid w:val="00943216"/>
    <w:rsid w:val="0094333E"/>
    <w:rsid w:val="009441EA"/>
    <w:rsid w:val="00944943"/>
    <w:rsid w:val="00944B92"/>
    <w:rsid w:val="00945264"/>
    <w:rsid w:val="009454BC"/>
    <w:rsid w:val="0094559E"/>
    <w:rsid w:val="00945B27"/>
    <w:rsid w:val="00945E87"/>
    <w:rsid w:val="00946572"/>
    <w:rsid w:val="009471DC"/>
    <w:rsid w:val="009508F6"/>
    <w:rsid w:val="00950E07"/>
    <w:rsid w:val="009518DF"/>
    <w:rsid w:val="00951989"/>
    <w:rsid w:val="00952187"/>
    <w:rsid w:val="00952DD7"/>
    <w:rsid w:val="0095318A"/>
    <w:rsid w:val="009531E1"/>
    <w:rsid w:val="00953ECD"/>
    <w:rsid w:val="009540E3"/>
    <w:rsid w:val="00954C19"/>
    <w:rsid w:val="0095571D"/>
    <w:rsid w:val="00955947"/>
    <w:rsid w:val="00955E31"/>
    <w:rsid w:val="0095680E"/>
    <w:rsid w:val="0095693F"/>
    <w:rsid w:val="009605A3"/>
    <w:rsid w:val="0096228A"/>
    <w:rsid w:val="00962782"/>
    <w:rsid w:val="00962D23"/>
    <w:rsid w:val="00962F35"/>
    <w:rsid w:val="00963426"/>
    <w:rsid w:val="00963438"/>
    <w:rsid w:val="00964C35"/>
    <w:rsid w:val="00965341"/>
    <w:rsid w:val="00967125"/>
    <w:rsid w:val="00967919"/>
    <w:rsid w:val="00970A26"/>
    <w:rsid w:val="009715CA"/>
    <w:rsid w:val="00972BB6"/>
    <w:rsid w:val="009730EB"/>
    <w:rsid w:val="00973937"/>
    <w:rsid w:val="0097440E"/>
    <w:rsid w:val="009744BF"/>
    <w:rsid w:val="00974BB5"/>
    <w:rsid w:val="00974EF6"/>
    <w:rsid w:val="009756B8"/>
    <w:rsid w:val="00976ED4"/>
    <w:rsid w:val="009778CE"/>
    <w:rsid w:val="009802EE"/>
    <w:rsid w:val="00981C29"/>
    <w:rsid w:val="00982864"/>
    <w:rsid w:val="0098365A"/>
    <w:rsid w:val="00983E3B"/>
    <w:rsid w:val="00983F27"/>
    <w:rsid w:val="00983F76"/>
    <w:rsid w:val="0098445F"/>
    <w:rsid w:val="009850FF"/>
    <w:rsid w:val="00985124"/>
    <w:rsid w:val="009861BD"/>
    <w:rsid w:val="00986C6A"/>
    <w:rsid w:val="00986DB1"/>
    <w:rsid w:val="00986DB9"/>
    <w:rsid w:val="00986EAF"/>
    <w:rsid w:val="009876FD"/>
    <w:rsid w:val="0098793E"/>
    <w:rsid w:val="00987ED7"/>
    <w:rsid w:val="00990E41"/>
    <w:rsid w:val="009916C4"/>
    <w:rsid w:val="009919F9"/>
    <w:rsid w:val="00991B2F"/>
    <w:rsid w:val="00992618"/>
    <w:rsid w:val="00993C71"/>
    <w:rsid w:val="00993D57"/>
    <w:rsid w:val="0099405F"/>
    <w:rsid w:val="00994403"/>
    <w:rsid w:val="00995A6D"/>
    <w:rsid w:val="00996778"/>
    <w:rsid w:val="00996B89"/>
    <w:rsid w:val="00997259"/>
    <w:rsid w:val="00997F62"/>
    <w:rsid w:val="00997FD5"/>
    <w:rsid w:val="009A069C"/>
    <w:rsid w:val="009A06D4"/>
    <w:rsid w:val="009A0CDA"/>
    <w:rsid w:val="009A0F69"/>
    <w:rsid w:val="009A129A"/>
    <w:rsid w:val="009A1C10"/>
    <w:rsid w:val="009A1E46"/>
    <w:rsid w:val="009A1F61"/>
    <w:rsid w:val="009A1F74"/>
    <w:rsid w:val="009A3275"/>
    <w:rsid w:val="009A3E76"/>
    <w:rsid w:val="009A41E9"/>
    <w:rsid w:val="009A5579"/>
    <w:rsid w:val="009A568B"/>
    <w:rsid w:val="009A6E9B"/>
    <w:rsid w:val="009A6ECD"/>
    <w:rsid w:val="009A73A1"/>
    <w:rsid w:val="009A7A8D"/>
    <w:rsid w:val="009A7A96"/>
    <w:rsid w:val="009A7AEE"/>
    <w:rsid w:val="009B1681"/>
    <w:rsid w:val="009B1854"/>
    <w:rsid w:val="009B1D6D"/>
    <w:rsid w:val="009B2EF5"/>
    <w:rsid w:val="009B32E9"/>
    <w:rsid w:val="009B41D4"/>
    <w:rsid w:val="009B46CD"/>
    <w:rsid w:val="009B4A58"/>
    <w:rsid w:val="009B4DA6"/>
    <w:rsid w:val="009B50F0"/>
    <w:rsid w:val="009B53A2"/>
    <w:rsid w:val="009B6B7B"/>
    <w:rsid w:val="009B6E36"/>
    <w:rsid w:val="009B71B5"/>
    <w:rsid w:val="009C0307"/>
    <w:rsid w:val="009C0EFC"/>
    <w:rsid w:val="009C10E6"/>
    <w:rsid w:val="009C1A0F"/>
    <w:rsid w:val="009C1E57"/>
    <w:rsid w:val="009C24A6"/>
    <w:rsid w:val="009C2A0D"/>
    <w:rsid w:val="009C3B0C"/>
    <w:rsid w:val="009C3CE4"/>
    <w:rsid w:val="009C40B6"/>
    <w:rsid w:val="009C4CA5"/>
    <w:rsid w:val="009C5AD8"/>
    <w:rsid w:val="009C6514"/>
    <w:rsid w:val="009C6FC8"/>
    <w:rsid w:val="009D0636"/>
    <w:rsid w:val="009D0C27"/>
    <w:rsid w:val="009D1226"/>
    <w:rsid w:val="009D1DD5"/>
    <w:rsid w:val="009D21DA"/>
    <w:rsid w:val="009D23F2"/>
    <w:rsid w:val="009D24F1"/>
    <w:rsid w:val="009D2CB8"/>
    <w:rsid w:val="009D3F3B"/>
    <w:rsid w:val="009D4850"/>
    <w:rsid w:val="009D5C32"/>
    <w:rsid w:val="009D5EA4"/>
    <w:rsid w:val="009D60E2"/>
    <w:rsid w:val="009D623C"/>
    <w:rsid w:val="009D654A"/>
    <w:rsid w:val="009D6A90"/>
    <w:rsid w:val="009D74F8"/>
    <w:rsid w:val="009D7E79"/>
    <w:rsid w:val="009E04EF"/>
    <w:rsid w:val="009E0540"/>
    <w:rsid w:val="009E063E"/>
    <w:rsid w:val="009E1B7F"/>
    <w:rsid w:val="009E1D6C"/>
    <w:rsid w:val="009E2235"/>
    <w:rsid w:val="009E2CFB"/>
    <w:rsid w:val="009E2D40"/>
    <w:rsid w:val="009E50C1"/>
    <w:rsid w:val="009E5594"/>
    <w:rsid w:val="009E7664"/>
    <w:rsid w:val="009E7991"/>
    <w:rsid w:val="009F1135"/>
    <w:rsid w:val="009F154C"/>
    <w:rsid w:val="009F1551"/>
    <w:rsid w:val="009F1FB2"/>
    <w:rsid w:val="009F2A7F"/>
    <w:rsid w:val="009F2B63"/>
    <w:rsid w:val="009F2DBB"/>
    <w:rsid w:val="009F2DD3"/>
    <w:rsid w:val="009F346B"/>
    <w:rsid w:val="009F3A82"/>
    <w:rsid w:val="009F41B3"/>
    <w:rsid w:val="009F54B4"/>
    <w:rsid w:val="009F581D"/>
    <w:rsid w:val="009F5CD5"/>
    <w:rsid w:val="009F69BD"/>
    <w:rsid w:val="009F6C5A"/>
    <w:rsid w:val="009F7D9D"/>
    <w:rsid w:val="009F7E1A"/>
    <w:rsid w:val="00A001DA"/>
    <w:rsid w:val="00A00748"/>
    <w:rsid w:val="00A00BFA"/>
    <w:rsid w:val="00A00FCA"/>
    <w:rsid w:val="00A0372A"/>
    <w:rsid w:val="00A042EC"/>
    <w:rsid w:val="00A0455B"/>
    <w:rsid w:val="00A04989"/>
    <w:rsid w:val="00A06B29"/>
    <w:rsid w:val="00A0709B"/>
    <w:rsid w:val="00A0795E"/>
    <w:rsid w:val="00A102F3"/>
    <w:rsid w:val="00A1049E"/>
    <w:rsid w:val="00A105D2"/>
    <w:rsid w:val="00A10E8E"/>
    <w:rsid w:val="00A114C9"/>
    <w:rsid w:val="00A11608"/>
    <w:rsid w:val="00A1199F"/>
    <w:rsid w:val="00A11C9F"/>
    <w:rsid w:val="00A130F0"/>
    <w:rsid w:val="00A131EB"/>
    <w:rsid w:val="00A13804"/>
    <w:rsid w:val="00A13F35"/>
    <w:rsid w:val="00A146AC"/>
    <w:rsid w:val="00A14C0A"/>
    <w:rsid w:val="00A151A3"/>
    <w:rsid w:val="00A15618"/>
    <w:rsid w:val="00A16000"/>
    <w:rsid w:val="00A16961"/>
    <w:rsid w:val="00A172F7"/>
    <w:rsid w:val="00A2248C"/>
    <w:rsid w:val="00A22FFB"/>
    <w:rsid w:val="00A23798"/>
    <w:rsid w:val="00A23D46"/>
    <w:rsid w:val="00A23F4E"/>
    <w:rsid w:val="00A241AA"/>
    <w:rsid w:val="00A24799"/>
    <w:rsid w:val="00A247BD"/>
    <w:rsid w:val="00A24B6E"/>
    <w:rsid w:val="00A24DFC"/>
    <w:rsid w:val="00A24E51"/>
    <w:rsid w:val="00A254F2"/>
    <w:rsid w:val="00A25694"/>
    <w:rsid w:val="00A260CF"/>
    <w:rsid w:val="00A26FEA"/>
    <w:rsid w:val="00A27365"/>
    <w:rsid w:val="00A27A3C"/>
    <w:rsid w:val="00A30354"/>
    <w:rsid w:val="00A307E6"/>
    <w:rsid w:val="00A31559"/>
    <w:rsid w:val="00A317B9"/>
    <w:rsid w:val="00A32357"/>
    <w:rsid w:val="00A32A2A"/>
    <w:rsid w:val="00A331AC"/>
    <w:rsid w:val="00A337D6"/>
    <w:rsid w:val="00A33805"/>
    <w:rsid w:val="00A33E31"/>
    <w:rsid w:val="00A34376"/>
    <w:rsid w:val="00A3444E"/>
    <w:rsid w:val="00A34705"/>
    <w:rsid w:val="00A34817"/>
    <w:rsid w:val="00A34B44"/>
    <w:rsid w:val="00A34D4D"/>
    <w:rsid w:val="00A3518A"/>
    <w:rsid w:val="00A360C9"/>
    <w:rsid w:val="00A36233"/>
    <w:rsid w:val="00A3671E"/>
    <w:rsid w:val="00A36FC1"/>
    <w:rsid w:val="00A400DB"/>
    <w:rsid w:val="00A40BAA"/>
    <w:rsid w:val="00A410F9"/>
    <w:rsid w:val="00A41152"/>
    <w:rsid w:val="00A416DB"/>
    <w:rsid w:val="00A41B46"/>
    <w:rsid w:val="00A41DAF"/>
    <w:rsid w:val="00A422D2"/>
    <w:rsid w:val="00A4337C"/>
    <w:rsid w:val="00A437DE"/>
    <w:rsid w:val="00A43B94"/>
    <w:rsid w:val="00A440F4"/>
    <w:rsid w:val="00A4422B"/>
    <w:rsid w:val="00A445D9"/>
    <w:rsid w:val="00A44C8B"/>
    <w:rsid w:val="00A452E1"/>
    <w:rsid w:val="00A4596A"/>
    <w:rsid w:val="00A464DA"/>
    <w:rsid w:val="00A47178"/>
    <w:rsid w:val="00A471F5"/>
    <w:rsid w:val="00A473AA"/>
    <w:rsid w:val="00A50D19"/>
    <w:rsid w:val="00A51604"/>
    <w:rsid w:val="00A52203"/>
    <w:rsid w:val="00A53B76"/>
    <w:rsid w:val="00A53BD9"/>
    <w:rsid w:val="00A5501E"/>
    <w:rsid w:val="00A551D0"/>
    <w:rsid w:val="00A55248"/>
    <w:rsid w:val="00A565BD"/>
    <w:rsid w:val="00A568D0"/>
    <w:rsid w:val="00A61064"/>
    <w:rsid w:val="00A62223"/>
    <w:rsid w:val="00A641DA"/>
    <w:rsid w:val="00A6425D"/>
    <w:rsid w:val="00A650A2"/>
    <w:rsid w:val="00A650DB"/>
    <w:rsid w:val="00A6607D"/>
    <w:rsid w:val="00A66407"/>
    <w:rsid w:val="00A666A4"/>
    <w:rsid w:val="00A66FEC"/>
    <w:rsid w:val="00A67BDC"/>
    <w:rsid w:val="00A67C95"/>
    <w:rsid w:val="00A70930"/>
    <w:rsid w:val="00A70E0D"/>
    <w:rsid w:val="00A710FF"/>
    <w:rsid w:val="00A713B9"/>
    <w:rsid w:val="00A71767"/>
    <w:rsid w:val="00A7295F"/>
    <w:rsid w:val="00A73AAD"/>
    <w:rsid w:val="00A742C9"/>
    <w:rsid w:val="00A74ACC"/>
    <w:rsid w:val="00A7500F"/>
    <w:rsid w:val="00A76048"/>
    <w:rsid w:val="00A7609D"/>
    <w:rsid w:val="00A765B6"/>
    <w:rsid w:val="00A77301"/>
    <w:rsid w:val="00A77B1A"/>
    <w:rsid w:val="00A77C11"/>
    <w:rsid w:val="00A804DC"/>
    <w:rsid w:val="00A80BEF"/>
    <w:rsid w:val="00A819C0"/>
    <w:rsid w:val="00A81D28"/>
    <w:rsid w:val="00A82DB4"/>
    <w:rsid w:val="00A83170"/>
    <w:rsid w:val="00A843AD"/>
    <w:rsid w:val="00A8542E"/>
    <w:rsid w:val="00A857F9"/>
    <w:rsid w:val="00A877BB"/>
    <w:rsid w:val="00A9152F"/>
    <w:rsid w:val="00A9169E"/>
    <w:rsid w:val="00A91B6D"/>
    <w:rsid w:val="00A92516"/>
    <w:rsid w:val="00A92795"/>
    <w:rsid w:val="00A92D8E"/>
    <w:rsid w:val="00A93C27"/>
    <w:rsid w:val="00A94713"/>
    <w:rsid w:val="00A95E0A"/>
    <w:rsid w:val="00A96100"/>
    <w:rsid w:val="00A973F7"/>
    <w:rsid w:val="00A97442"/>
    <w:rsid w:val="00A979C6"/>
    <w:rsid w:val="00A97A04"/>
    <w:rsid w:val="00A97E21"/>
    <w:rsid w:val="00AA0674"/>
    <w:rsid w:val="00AA06A2"/>
    <w:rsid w:val="00AA1CA9"/>
    <w:rsid w:val="00AA2083"/>
    <w:rsid w:val="00AA2C04"/>
    <w:rsid w:val="00AA36C6"/>
    <w:rsid w:val="00AA4884"/>
    <w:rsid w:val="00AA4ABF"/>
    <w:rsid w:val="00AA62AD"/>
    <w:rsid w:val="00AA6390"/>
    <w:rsid w:val="00AA67D8"/>
    <w:rsid w:val="00AA69BD"/>
    <w:rsid w:val="00AA6DF3"/>
    <w:rsid w:val="00AB07D6"/>
    <w:rsid w:val="00AB0B77"/>
    <w:rsid w:val="00AB129B"/>
    <w:rsid w:val="00AB26A0"/>
    <w:rsid w:val="00AB2D4B"/>
    <w:rsid w:val="00AB31C8"/>
    <w:rsid w:val="00AB4859"/>
    <w:rsid w:val="00AB49B6"/>
    <w:rsid w:val="00AB4E07"/>
    <w:rsid w:val="00AB5313"/>
    <w:rsid w:val="00AB59B7"/>
    <w:rsid w:val="00AB64F7"/>
    <w:rsid w:val="00AB6E45"/>
    <w:rsid w:val="00AB7AE3"/>
    <w:rsid w:val="00AC0708"/>
    <w:rsid w:val="00AC09F8"/>
    <w:rsid w:val="00AC102A"/>
    <w:rsid w:val="00AC1B15"/>
    <w:rsid w:val="00AC25B7"/>
    <w:rsid w:val="00AC26EF"/>
    <w:rsid w:val="00AC28DC"/>
    <w:rsid w:val="00AC3390"/>
    <w:rsid w:val="00AC3555"/>
    <w:rsid w:val="00AC3E35"/>
    <w:rsid w:val="00AC4AE6"/>
    <w:rsid w:val="00AC51DA"/>
    <w:rsid w:val="00AC5595"/>
    <w:rsid w:val="00AC55CC"/>
    <w:rsid w:val="00AC5920"/>
    <w:rsid w:val="00AC5B66"/>
    <w:rsid w:val="00AC5D0F"/>
    <w:rsid w:val="00AC65AF"/>
    <w:rsid w:val="00AC6690"/>
    <w:rsid w:val="00AC6FBA"/>
    <w:rsid w:val="00AC73C2"/>
    <w:rsid w:val="00AD0569"/>
    <w:rsid w:val="00AD08FF"/>
    <w:rsid w:val="00AD0EFC"/>
    <w:rsid w:val="00AD1234"/>
    <w:rsid w:val="00AD15F5"/>
    <w:rsid w:val="00AD235E"/>
    <w:rsid w:val="00AD2A1F"/>
    <w:rsid w:val="00AD2AC1"/>
    <w:rsid w:val="00AD3086"/>
    <w:rsid w:val="00AD3216"/>
    <w:rsid w:val="00AD3B80"/>
    <w:rsid w:val="00AD4251"/>
    <w:rsid w:val="00AD5406"/>
    <w:rsid w:val="00AD6E0F"/>
    <w:rsid w:val="00AD7625"/>
    <w:rsid w:val="00AD76FF"/>
    <w:rsid w:val="00AD7A22"/>
    <w:rsid w:val="00AD7EE3"/>
    <w:rsid w:val="00AE030F"/>
    <w:rsid w:val="00AE033E"/>
    <w:rsid w:val="00AE050C"/>
    <w:rsid w:val="00AE0670"/>
    <w:rsid w:val="00AE0962"/>
    <w:rsid w:val="00AE0E14"/>
    <w:rsid w:val="00AE3CEF"/>
    <w:rsid w:val="00AE3D52"/>
    <w:rsid w:val="00AE4081"/>
    <w:rsid w:val="00AE41EC"/>
    <w:rsid w:val="00AE43B7"/>
    <w:rsid w:val="00AE4481"/>
    <w:rsid w:val="00AE4F72"/>
    <w:rsid w:val="00AE5AFF"/>
    <w:rsid w:val="00AE6C71"/>
    <w:rsid w:val="00AE7590"/>
    <w:rsid w:val="00AE7972"/>
    <w:rsid w:val="00AF1507"/>
    <w:rsid w:val="00AF1DAD"/>
    <w:rsid w:val="00AF2FB0"/>
    <w:rsid w:val="00AF390E"/>
    <w:rsid w:val="00AF439F"/>
    <w:rsid w:val="00AF4E6E"/>
    <w:rsid w:val="00AF6D9C"/>
    <w:rsid w:val="00AF7356"/>
    <w:rsid w:val="00AF74AC"/>
    <w:rsid w:val="00AF7F82"/>
    <w:rsid w:val="00B00CC6"/>
    <w:rsid w:val="00B00F1B"/>
    <w:rsid w:val="00B01465"/>
    <w:rsid w:val="00B01472"/>
    <w:rsid w:val="00B03921"/>
    <w:rsid w:val="00B0475C"/>
    <w:rsid w:val="00B05D5A"/>
    <w:rsid w:val="00B06237"/>
    <w:rsid w:val="00B1050B"/>
    <w:rsid w:val="00B10E96"/>
    <w:rsid w:val="00B111E2"/>
    <w:rsid w:val="00B11A4B"/>
    <w:rsid w:val="00B11DEC"/>
    <w:rsid w:val="00B120B3"/>
    <w:rsid w:val="00B122B5"/>
    <w:rsid w:val="00B128C3"/>
    <w:rsid w:val="00B12902"/>
    <w:rsid w:val="00B138BF"/>
    <w:rsid w:val="00B139AA"/>
    <w:rsid w:val="00B13D9B"/>
    <w:rsid w:val="00B13F52"/>
    <w:rsid w:val="00B1452E"/>
    <w:rsid w:val="00B14852"/>
    <w:rsid w:val="00B14C1F"/>
    <w:rsid w:val="00B15142"/>
    <w:rsid w:val="00B161D7"/>
    <w:rsid w:val="00B163D9"/>
    <w:rsid w:val="00B16BDA"/>
    <w:rsid w:val="00B170E3"/>
    <w:rsid w:val="00B17FDE"/>
    <w:rsid w:val="00B20180"/>
    <w:rsid w:val="00B20C44"/>
    <w:rsid w:val="00B212E1"/>
    <w:rsid w:val="00B21504"/>
    <w:rsid w:val="00B221B3"/>
    <w:rsid w:val="00B22722"/>
    <w:rsid w:val="00B22754"/>
    <w:rsid w:val="00B22EFC"/>
    <w:rsid w:val="00B236C8"/>
    <w:rsid w:val="00B240D1"/>
    <w:rsid w:val="00B249C5"/>
    <w:rsid w:val="00B24D19"/>
    <w:rsid w:val="00B25FEE"/>
    <w:rsid w:val="00B25FFA"/>
    <w:rsid w:val="00B26742"/>
    <w:rsid w:val="00B26CE1"/>
    <w:rsid w:val="00B27223"/>
    <w:rsid w:val="00B27C23"/>
    <w:rsid w:val="00B32615"/>
    <w:rsid w:val="00B32774"/>
    <w:rsid w:val="00B32887"/>
    <w:rsid w:val="00B32F6D"/>
    <w:rsid w:val="00B3306F"/>
    <w:rsid w:val="00B3332C"/>
    <w:rsid w:val="00B33890"/>
    <w:rsid w:val="00B36411"/>
    <w:rsid w:val="00B3643F"/>
    <w:rsid w:val="00B365C5"/>
    <w:rsid w:val="00B36794"/>
    <w:rsid w:val="00B36ED1"/>
    <w:rsid w:val="00B372A9"/>
    <w:rsid w:val="00B37478"/>
    <w:rsid w:val="00B375D9"/>
    <w:rsid w:val="00B37629"/>
    <w:rsid w:val="00B37DE2"/>
    <w:rsid w:val="00B40324"/>
    <w:rsid w:val="00B4071C"/>
    <w:rsid w:val="00B41A13"/>
    <w:rsid w:val="00B41C68"/>
    <w:rsid w:val="00B425D1"/>
    <w:rsid w:val="00B4274C"/>
    <w:rsid w:val="00B433D4"/>
    <w:rsid w:val="00B43B04"/>
    <w:rsid w:val="00B43B3F"/>
    <w:rsid w:val="00B440D8"/>
    <w:rsid w:val="00B4432C"/>
    <w:rsid w:val="00B44A3D"/>
    <w:rsid w:val="00B457F1"/>
    <w:rsid w:val="00B45C24"/>
    <w:rsid w:val="00B45D82"/>
    <w:rsid w:val="00B5112B"/>
    <w:rsid w:val="00B51279"/>
    <w:rsid w:val="00B522B4"/>
    <w:rsid w:val="00B5278D"/>
    <w:rsid w:val="00B529DE"/>
    <w:rsid w:val="00B54509"/>
    <w:rsid w:val="00B55389"/>
    <w:rsid w:val="00B55F7E"/>
    <w:rsid w:val="00B55FCE"/>
    <w:rsid w:val="00B56107"/>
    <w:rsid w:val="00B567FF"/>
    <w:rsid w:val="00B6036F"/>
    <w:rsid w:val="00B6091F"/>
    <w:rsid w:val="00B61139"/>
    <w:rsid w:val="00B612C4"/>
    <w:rsid w:val="00B614B7"/>
    <w:rsid w:val="00B61C51"/>
    <w:rsid w:val="00B62061"/>
    <w:rsid w:val="00B632D9"/>
    <w:rsid w:val="00B63615"/>
    <w:rsid w:val="00B63922"/>
    <w:rsid w:val="00B63B9D"/>
    <w:rsid w:val="00B641DB"/>
    <w:rsid w:val="00B6441E"/>
    <w:rsid w:val="00B64942"/>
    <w:rsid w:val="00B64BD1"/>
    <w:rsid w:val="00B64F56"/>
    <w:rsid w:val="00B66145"/>
    <w:rsid w:val="00B66F0E"/>
    <w:rsid w:val="00B701E0"/>
    <w:rsid w:val="00B70ADB"/>
    <w:rsid w:val="00B71132"/>
    <w:rsid w:val="00B71C32"/>
    <w:rsid w:val="00B72493"/>
    <w:rsid w:val="00B72C30"/>
    <w:rsid w:val="00B73177"/>
    <w:rsid w:val="00B73982"/>
    <w:rsid w:val="00B746A8"/>
    <w:rsid w:val="00B7603F"/>
    <w:rsid w:val="00B7622A"/>
    <w:rsid w:val="00B774EF"/>
    <w:rsid w:val="00B8087A"/>
    <w:rsid w:val="00B80C6B"/>
    <w:rsid w:val="00B8325B"/>
    <w:rsid w:val="00B83606"/>
    <w:rsid w:val="00B83B90"/>
    <w:rsid w:val="00B84465"/>
    <w:rsid w:val="00B8520B"/>
    <w:rsid w:val="00B85210"/>
    <w:rsid w:val="00B85542"/>
    <w:rsid w:val="00B85AAC"/>
    <w:rsid w:val="00B85E49"/>
    <w:rsid w:val="00B86180"/>
    <w:rsid w:val="00B86B1A"/>
    <w:rsid w:val="00B86CBB"/>
    <w:rsid w:val="00B8733A"/>
    <w:rsid w:val="00B87C26"/>
    <w:rsid w:val="00B87EB6"/>
    <w:rsid w:val="00B9053A"/>
    <w:rsid w:val="00B921F2"/>
    <w:rsid w:val="00B9231C"/>
    <w:rsid w:val="00B9238D"/>
    <w:rsid w:val="00B924F9"/>
    <w:rsid w:val="00B94548"/>
    <w:rsid w:val="00B94691"/>
    <w:rsid w:val="00B94DE4"/>
    <w:rsid w:val="00B96510"/>
    <w:rsid w:val="00B97CDE"/>
    <w:rsid w:val="00BA03E2"/>
    <w:rsid w:val="00BA054F"/>
    <w:rsid w:val="00BA0D94"/>
    <w:rsid w:val="00BA1E8D"/>
    <w:rsid w:val="00BA2561"/>
    <w:rsid w:val="00BA2E6A"/>
    <w:rsid w:val="00BA3000"/>
    <w:rsid w:val="00BA350D"/>
    <w:rsid w:val="00BA6227"/>
    <w:rsid w:val="00BA6396"/>
    <w:rsid w:val="00BA65DE"/>
    <w:rsid w:val="00BA762C"/>
    <w:rsid w:val="00BA7F22"/>
    <w:rsid w:val="00BB0C64"/>
    <w:rsid w:val="00BB2019"/>
    <w:rsid w:val="00BB2538"/>
    <w:rsid w:val="00BB30D2"/>
    <w:rsid w:val="00BB3721"/>
    <w:rsid w:val="00BB394F"/>
    <w:rsid w:val="00BB3A8A"/>
    <w:rsid w:val="00BB5E53"/>
    <w:rsid w:val="00BB6AA5"/>
    <w:rsid w:val="00BB6EBE"/>
    <w:rsid w:val="00BB709D"/>
    <w:rsid w:val="00BB7BB2"/>
    <w:rsid w:val="00BC0177"/>
    <w:rsid w:val="00BC0806"/>
    <w:rsid w:val="00BC0BE6"/>
    <w:rsid w:val="00BC1AFD"/>
    <w:rsid w:val="00BC1FE9"/>
    <w:rsid w:val="00BC2310"/>
    <w:rsid w:val="00BC2BC2"/>
    <w:rsid w:val="00BC3191"/>
    <w:rsid w:val="00BC4B5E"/>
    <w:rsid w:val="00BC5297"/>
    <w:rsid w:val="00BC5B21"/>
    <w:rsid w:val="00BC5B90"/>
    <w:rsid w:val="00BC6A90"/>
    <w:rsid w:val="00BC742F"/>
    <w:rsid w:val="00BC7E05"/>
    <w:rsid w:val="00BD0035"/>
    <w:rsid w:val="00BD1D39"/>
    <w:rsid w:val="00BD1F54"/>
    <w:rsid w:val="00BD2009"/>
    <w:rsid w:val="00BD293D"/>
    <w:rsid w:val="00BD308E"/>
    <w:rsid w:val="00BD3DF7"/>
    <w:rsid w:val="00BD553F"/>
    <w:rsid w:val="00BD5D49"/>
    <w:rsid w:val="00BD6A0D"/>
    <w:rsid w:val="00BD70D9"/>
    <w:rsid w:val="00BD7AA3"/>
    <w:rsid w:val="00BE054D"/>
    <w:rsid w:val="00BE100B"/>
    <w:rsid w:val="00BE12F3"/>
    <w:rsid w:val="00BE1BDA"/>
    <w:rsid w:val="00BE1C48"/>
    <w:rsid w:val="00BE2BC4"/>
    <w:rsid w:val="00BE3036"/>
    <w:rsid w:val="00BE3173"/>
    <w:rsid w:val="00BE31DF"/>
    <w:rsid w:val="00BE3365"/>
    <w:rsid w:val="00BE3366"/>
    <w:rsid w:val="00BE3528"/>
    <w:rsid w:val="00BE3AC4"/>
    <w:rsid w:val="00BE3C12"/>
    <w:rsid w:val="00BE4163"/>
    <w:rsid w:val="00BE4377"/>
    <w:rsid w:val="00BE53E7"/>
    <w:rsid w:val="00BE55FD"/>
    <w:rsid w:val="00BE5C3C"/>
    <w:rsid w:val="00BE5E0E"/>
    <w:rsid w:val="00BE639B"/>
    <w:rsid w:val="00BE68DC"/>
    <w:rsid w:val="00BE794F"/>
    <w:rsid w:val="00BE7A05"/>
    <w:rsid w:val="00BE7A67"/>
    <w:rsid w:val="00BE7AD9"/>
    <w:rsid w:val="00BF05B1"/>
    <w:rsid w:val="00BF0688"/>
    <w:rsid w:val="00BF0CDA"/>
    <w:rsid w:val="00BF0D98"/>
    <w:rsid w:val="00BF18AD"/>
    <w:rsid w:val="00BF1CB3"/>
    <w:rsid w:val="00BF28A2"/>
    <w:rsid w:val="00BF3B2F"/>
    <w:rsid w:val="00BF3BB5"/>
    <w:rsid w:val="00BF3F72"/>
    <w:rsid w:val="00BF4044"/>
    <w:rsid w:val="00BF61E2"/>
    <w:rsid w:val="00BF635C"/>
    <w:rsid w:val="00BF72C1"/>
    <w:rsid w:val="00BF7436"/>
    <w:rsid w:val="00BF7561"/>
    <w:rsid w:val="00BF7F36"/>
    <w:rsid w:val="00BF7F65"/>
    <w:rsid w:val="00C00445"/>
    <w:rsid w:val="00C006AF"/>
    <w:rsid w:val="00C00FF2"/>
    <w:rsid w:val="00C01107"/>
    <w:rsid w:val="00C011A9"/>
    <w:rsid w:val="00C01527"/>
    <w:rsid w:val="00C015F3"/>
    <w:rsid w:val="00C01EEE"/>
    <w:rsid w:val="00C0223E"/>
    <w:rsid w:val="00C0264E"/>
    <w:rsid w:val="00C02A19"/>
    <w:rsid w:val="00C02ACA"/>
    <w:rsid w:val="00C03E53"/>
    <w:rsid w:val="00C03FBA"/>
    <w:rsid w:val="00C03FEC"/>
    <w:rsid w:val="00C040EC"/>
    <w:rsid w:val="00C0459F"/>
    <w:rsid w:val="00C04630"/>
    <w:rsid w:val="00C046F0"/>
    <w:rsid w:val="00C0594D"/>
    <w:rsid w:val="00C0599A"/>
    <w:rsid w:val="00C05AA4"/>
    <w:rsid w:val="00C06028"/>
    <w:rsid w:val="00C078AD"/>
    <w:rsid w:val="00C10376"/>
    <w:rsid w:val="00C106F6"/>
    <w:rsid w:val="00C1082A"/>
    <w:rsid w:val="00C1156F"/>
    <w:rsid w:val="00C11677"/>
    <w:rsid w:val="00C130E9"/>
    <w:rsid w:val="00C13140"/>
    <w:rsid w:val="00C139D8"/>
    <w:rsid w:val="00C13A97"/>
    <w:rsid w:val="00C145B3"/>
    <w:rsid w:val="00C14CAF"/>
    <w:rsid w:val="00C15083"/>
    <w:rsid w:val="00C151D6"/>
    <w:rsid w:val="00C157C9"/>
    <w:rsid w:val="00C15C30"/>
    <w:rsid w:val="00C172C2"/>
    <w:rsid w:val="00C20F48"/>
    <w:rsid w:val="00C21963"/>
    <w:rsid w:val="00C22167"/>
    <w:rsid w:val="00C2494E"/>
    <w:rsid w:val="00C2513C"/>
    <w:rsid w:val="00C25CCC"/>
    <w:rsid w:val="00C2627F"/>
    <w:rsid w:val="00C27028"/>
    <w:rsid w:val="00C27266"/>
    <w:rsid w:val="00C276B2"/>
    <w:rsid w:val="00C279B7"/>
    <w:rsid w:val="00C27CBC"/>
    <w:rsid w:val="00C3477B"/>
    <w:rsid w:val="00C34B32"/>
    <w:rsid w:val="00C3512F"/>
    <w:rsid w:val="00C3522C"/>
    <w:rsid w:val="00C352D1"/>
    <w:rsid w:val="00C3568B"/>
    <w:rsid w:val="00C356A4"/>
    <w:rsid w:val="00C3713A"/>
    <w:rsid w:val="00C372CB"/>
    <w:rsid w:val="00C37395"/>
    <w:rsid w:val="00C403D7"/>
    <w:rsid w:val="00C40E4C"/>
    <w:rsid w:val="00C41B36"/>
    <w:rsid w:val="00C41D01"/>
    <w:rsid w:val="00C426FE"/>
    <w:rsid w:val="00C43539"/>
    <w:rsid w:val="00C46287"/>
    <w:rsid w:val="00C46BAC"/>
    <w:rsid w:val="00C46EDB"/>
    <w:rsid w:val="00C4744F"/>
    <w:rsid w:val="00C47842"/>
    <w:rsid w:val="00C51794"/>
    <w:rsid w:val="00C52262"/>
    <w:rsid w:val="00C52322"/>
    <w:rsid w:val="00C53E97"/>
    <w:rsid w:val="00C53F7D"/>
    <w:rsid w:val="00C54371"/>
    <w:rsid w:val="00C5448E"/>
    <w:rsid w:val="00C54D5C"/>
    <w:rsid w:val="00C550E5"/>
    <w:rsid w:val="00C552C8"/>
    <w:rsid w:val="00C561D4"/>
    <w:rsid w:val="00C56984"/>
    <w:rsid w:val="00C57415"/>
    <w:rsid w:val="00C57CE3"/>
    <w:rsid w:val="00C60BA1"/>
    <w:rsid w:val="00C61E3B"/>
    <w:rsid w:val="00C623D4"/>
    <w:rsid w:val="00C64B6A"/>
    <w:rsid w:val="00C64F53"/>
    <w:rsid w:val="00C659AD"/>
    <w:rsid w:val="00C66487"/>
    <w:rsid w:val="00C6660D"/>
    <w:rsid w:val="00C668A2"/>
    <w:rsid w:val="00C67087"/>
    <w:rsid w:val="00C67F3E"/>
    <w:rsid w:val="00C702B2"/>
    <w:rsid w:val="00C703AD"/>
    <w:rsid w:val="00C704DF"/>
    <w:rsid w:val="00C716B9"/>
    <w:rsid w:val="00C720E4"/>
    <w:rsid w:val="00C731A3"/>
    <w:rsid w:val="00C7328C"/>
    <w:rsid w:val="00C738A1"/>
    <w:rsid w:val="00C7469B"/>
    <w:rsid w:val="00C748AE"/>
    <w:rsid w:val="00C74E63"/>
    <w:rsid w:val="00C76396"/>
    <w:rsid w:val="00C77933"/>
    <w:rsid w:val="00C77EAD"/>
    <w:rsid w:val="00C802A2"/>
    <w:rsid w:val="00C806B3"/>
    <w:rsid w:val="00C80C63"/>
    <w:rsid w:val="00C80DFE"/>
    <w:rsid w:val="00C811F4"/>
    <w:rsid w:val="00C81389"/>
    <w:rsid w:val="00C8264C"/>
    <w:rsid w:val="00C837EC"/>
    <w:rsid w:val="00C84A28"/>
    <w:rsid w:val="00C84A5E"/>
    <w:rsid w:val="00C8523D"/>
    <w:rsid w:val="00C85C06"/>
    <w:rsid w:val="00C86B73"/>
    <w:rsid w:val="00C872B3"/>
    <w:rsid w:val="00C87842"/>
    <w:rsid w:val="00C903BF"/>
    <w:rsid w:val="00C92207"/>
    <w:rsid w:val="00C926AB"/>
    <w:rsid w:val="00C938BF"/>
    <w:rsid w:val="00C9391B"/>
    <w:rsid w:val="00C93F64"/>
    <w:rsid w:val="00C947D0"/>
    <w:rsid w:val="00C94D51"/>
    <w:rsid w:val="00C959DE"/>
    <w:rsid w:val="00C95B00"/>
    <w:rsid w:val="00C965A4"/>
    <w:rsid w:val="00C96B4A"/>
    <w:rsid w:val="00C97B35"/>
    <w:rsid w:val="00CA0438"/>
    <w:rsid w:val="00CA0EC2"/>
    <w:rsid w:val="00CA306F"/>
    <w:rsid w:val="00CA34AC"/>
    <w:rsid w:val="00CA5720"/>
    <w:rsid w:val="00CA5FC1"/>
    <w:rsid w:val="00CA63EB"/>
    <w:rsid w:val="00CA6C68"/>
    <w:rsid w:val="00CA6F86"/>
    <w:rsid w:val="00CA70C4"/>
    <w:rsid w:val="00CA7965"/>
    <w:rsid w:val="00CB1559"/>
    <w:rsid w:val="00CB1A23"/>
    <w:rsid w:val="00CB1A64"/>
    <w:rsid w:val="00CB1CF1"/>
    <w:rsid w:val="00CB2050"/>
    <w:rsid w:val="00CB225F"/>
    <w:rsid w:val="00CB22D6"/>
    <w:rsid w:val="00CB2921"/>
    <w:rsid w:val="00CB2DE3"/>
    <w:rsid w:val="00CB2FD8"/>
    <w:rsid w:val="00CB340E"/>
    <w:rsid w:val="00CB37B5"/>
    <w:rsid w:val="00CB41B1"/>
    <w:rsid w:val="00CB4462"/>
    <w:rsid w:val="00CB4C64"/>
    <w:rsid w:val="00CB4EC5"/>
    <w:rsid w:val="00CB6995"/>
    <w:rsid w:val="00CB6A3C"/>
    <w:rsid w:val="00CB6B7D"/>
    <w:rsid w:val="00CC0240"/>
    <w:rsid w:val="00CC0620"/>
    <w:rsid w:val="00CC076A"/>
    <w:rsid w:val="00CC0FCF"/>
    <w:rsid w:val="00CC1C32"/>
    <w:rsid w:val="00CC29DD"/>
    <w:rsid w:val="00CC3768"/>
    <w:rsid w:val="00CC4414"/>
    <w:rsid w:val="00CC47F1"/>
    <w:rsid w:val="00CC4B29"/>
    <w:rsid w:val="00CC5C4B"/>
    <w:rsid w:val="00CC6EE8"/>
    <w:rsid w:val="00CC75AD"/>
    <w:rsid w:val="00CC7EED"/>
    <w:rsid w:val="00CD0AF7"/>
    <w:rsid w:val="00CD2226"/>
    <w:rsid w:val="00CD23E2"/>
    <w:rsid w:val="00CD334D"/>
    <w:rsid w:val="00CD4286"/>
    <w:rsid w:val="00CD4379"/>
    <w:rsid w:val="00CD4E49"/>
    <w:rsid w:val="00CD5A51"/>
    <w:rsid w:val="00CD67A5"/>
    <w:rsid w:val="00CD6F0A"/>
    <w:rsid w:val="00CE00F0"/>
    <w:rsid w:val="00CE0DF0"/>
    <w:rsid w:val="00CE1159"/>
    <w:rsid w:val="00CE14B6"/>
    <w:rsid w:val="00CE213E"/>
    <w:rsid w:val="00CE2B90"/>
    <w:rsid w:val="00CE3A37"/>
    <w:rsid w:val="00CE4CDF"/>
    <w:rsid w:val="00CE524F"/>
    <w:rsid w:val="00CE5851"/>
    <w:rsid w:val="00CE5DFD"/>
    <w:rsid w:val="00CE6328"/>
    <w:rsid w:val="00CE632B"/>
    <w:rsid w:val="00CE6723"/>
    <w:rsid w:val="00CE6781"/>
    <w:rsid w:val="00CE6F13"/>
    <w:rsid w:val="00CE7D99"/>
    <w:rsid w:val="00CF0DE7"/>
    <w:rsid w:val="00CF0F1C"/>
    <w:rsid w:val="00CF14A1"/>
    <w:rsid w:val="00CF1917"/>
    <w:rsid w:val="00CF1AEB"/>
    <w:rsid w:val="00CF1BE8"/>
    <w:rsid w:val="00CF226A"/>
    <w:rsid w:val="00CF3881"/>
    <w:rsid w:val="00CF3C8B"/>
    <w:rsid w:val="00CF4557"/>
    <w:rsid w:val="00CF4591"/>
    <w:rsid w:val="00CF53F5"/>
    <w:rsid w:val="00CF5588"/>
    <w:rsid w:val="00CF5ECE"/>
    <w:rsid w:val="00CF6162"/>
    <w:rsid w:val="00CF6B0E"/>
    <w:rsid w:val="00CF718E"/>
    <w:rsid w:val="00CF7233"/>
    <w:rsid w:val="00CF7987"/>
    <w:rsid w:val="00CF7C84"/>
    <w:rsid w:val="00D0045B"/>
    <w:rsid w:val="00D00A7B"/>
    <w:rsid w:val="00D01D8A"/>
    <w:rsid w:val="00D020C3"/>
    <w:rsid w:val="00D02561"/>
    <w:rsid w:val="00D028B1"/>
    <w:rsid w:val="00D03209"/>
    <w:rsid w:val="00D03464"/>
    <w:rsid w:val="00D03887"/>
    <w:rsid w:val="00D038FD"/>
    <w:rsid w:val="00D0488C"/>
    <w:rsid w:val="00D04F5F"/>
    <w:rsid w:val="00D05A75"/>
    <w:rsid w:val="00D0682F"/>
    <w:rsid w:val="00D06ACD"/>
    <w:rsid w:val="00D06B0D"/>
    <w:rsid w:val="00D06D07"/>
    <w:rsid w:val="00D070BC"/>
    <w:rsid w:val="00D07BE1"/>
    <w:rsid w:val="00D07FDF"/>
    <w:rsid w:val="00D1124E"/>
    <w:rsid w:val="00D11589"/>
    <w:rsid w:val="00D11B62"/>
    <w:rsid w:val="00D123C0"/>
    <w:rsid w:val="00D12ADC"/>
    <w:rsid w:val="00D1352A"/>
    <w:rsid w:val="00D14D3B"/>
    <w:rsid w:val="00D15104"/>
    <w:rsid w:val="00D15553"/>
    <w:rsid w:val="00D21193"/>
    <w:rsid w:val="00D21AE9"/>
    <w:rsid w:val="00D21D5D"/>
    <w:rsid w:val="00D22FB1"/>
    <w:rsid w:val="00D23AD5"/>
    <w:rsid w:val="00D23EB7"/>
    <w:rsid w:val="00D246A1"/>
    <w:rsid w:val="00D255C1"/>
    <w:rsid w:val="00D25636"/>
    <w:rsid w:val="00D27E93"/>
    <w:rsid w:val="00D304A6"/>
    <w:rsid w:val="00D3124A"/>
    <w:rsid w:val="00D31469"/>
    <w:rsid w:val="00D314B7"/>
    <w:rsid w:val="00D32C14"/>
    <w:rsid w:val="00D33C82"/>
    <w:rsid w:val="00D33ED6"/>
    <w:rsid w:val="00D33FC9"/>
    <w:rsid w:val="00D34872"/>
    <w:rsid w:val="00D35736"/>
    <w:rsid w:val="00D35C41"/>
    <w:rsid w:val="00D36616"/>
    <w:rsid w:val="00D37A88"/>
    <w:rsid w:val="00D37C36"/>
    <w:rsid w:val="00D4049D"/>
    <w:rsid w:val="00D40ABB"/>
    <w:rsid w:val="00D413A4"/>
    <w:rsid w:val="00D418B7"/>
    <w:rsid w:val="00D418FE"/>
    <w:rsid w:val="00D421F4"/>
    <w:rsid w:val="00D42655"/>
    <w:rsid w:val="00D42816"/>
    <w:rsid w:val="00D43D2B"/>
    <w:rsid w:val="00D44803"/>
    <w:rsid w:val="00D474CF"/>
    <w:rsid w:val="00D47A7B"/>
    <w:rsid w:val="00D5060E"/>
    <w:rsid w:val="00D50AF4"/>
    <w:rsid w:val="00D50BD5"/>
    <w:rsid w:val="00D512E3"/>
    <w:rsid w:val="00D51A37"/>
    <w:rsid w:val="00D51C34"/>
    <w:rsid w:val="00D52080"/>
    <w:rsid w:val="00D524B4"/>
    <w:rsid w:val="00D525DC"/>
    <w:rsid w:val="00D52FFC"/>
    <w:rsid w:val="00D53AE3"/>
    <w:rsid w:val="00D53C5B"/>
    <w:rsid w:val="00D53F18"/>
    <w:rsid w:val="00D54FE8"/>
    <w:rsid w:val="00D55E81"/>
    <w:rsid w:val="00D5606F"/>
    <w:rsid w:val="00D5610C"/>
    <w:rsid w:val="00D56827"/>
    <w:rsid w:val="00D575B9"/>
    <w:rsid w:val="00D60E75"/>
    <w:rsid w:val="00D60F1E"/>
    <w:rsid w:val="00D611B6"/>
    <w:rsid w:val="00D61978"/>
    <w:rsid w:val="00D63169"/>
    <w:rsid w:val="00D6321D"/>
    <w:rsid w:val="00D63392"/>
    <w:rsid w:val="00D63450"/>
    <w:rsid w:val="00D639A6"/>
    <w:rsid w:val="00D63AFB"/>
    <w:rsid w:val="00D63C05"/>
    <w:rsid w:val="00D63EC4"/>
    <w:rsid w:val="00D6485B"/>
    <w:rsid w:val="00D655C9"/>
    <w:rsid w:val="00D65F68"/>
    <w:rsid w:val="00D66B2F"/>
    <w:rsid w:val="00D670DE"/>
    <w:rsid w:val="00D70EE0"/>
    <w:rsid w:val="00D710CC"/>
    <w:rsid w:val="00D7113C"/>
    <w:rsid w:val="00D719BE"/>
    <w:rsid w:val="00D72014"/>
    <w:rsid w:val="00D723B8"/>
    <w:rsid w:val="00D7273C"/>
    <w:rsid w:val="00D72B3A"/>
    <w:rsid w:val="00D72DB0"/>
    <w:rsid w:val="00D735F3"/>
    <w:rsid w:val="00D737B5"/>
    <w:rsid w:val="00D7410A"/>
    <w:rsid w:val="00D74858"/>
    <w:rsid w:val="00D75141"/>
    <w:rsid w:val="00D76113"/>
    <w:rsid w:val="00D76CE2"/>
    <w:rsid w:val="00D7727D"/>
    <w:rsid w:val="00D77932"/>
    <w:rsid w:val="00D77CB1"/>
    <w:rsid w:val="00D809DD"/>
    <w:rsid w:val="00D80E7C"/>
    <w:rsid w:val="00D81F65"/>
    <w:rsid w:val="00D8230C"/>
    <w:rsid w:val="00D826AD"/>
    <w:rsid w:val="00D83CA9"/>
    <w:rsid w:val="00D842B9"/>
    <w:rsid w:val="00D84B39"/>
    <w:rsid w:val="00D84CFF"/>
    <w:rsid w:val="00D84F69"/>
    <w:rsid w:val="00D85A77"/>
    <w:rsid w:val="00D8617C"/>
    <w:rsid w:val="00D864E6"/>
    <w:rsid w:val="00D87393"/>
    <w:rsid w:val="00D90107"/>
    <w:rsid w:val="00D91259"/>
    <w:rsid w:val="00D924F4"/>
    <w:rsid w:val="00D925DC"/>
    <w:rsid w:val="00D92787"/>
    <w:rsid w:val="00D93909"/>
    <w:rsid w:val="00D940C6"/>
    <w:rsid w:val="00D943D5"/>
    <w:rsid w:val="00D94A2B"/>
    <w:rsid w:val="00D954C0"/>
    <w:rsid w:val="00D957EC"/>
    <w:rsid w:val="00D95D83"/>
    <w:rsid w:val="00D964F9"/>
    <w:rsid w:val="00D97A78"/>
    <w:rsid w:val="00D97F23"/>
    <w:rsid w:val="00DA027B"/>
    <w:rsid w:val="00DA1EB9"/>
    <w:rsid w:val="00DA2766"/>
    <w:rsid w:val="00DA2C0F"/>
    <w:rsid w:val="00DA341B"/>
    <w:rsid w:val="00DA4F2D"/>
    <w:rsid w:val="00DA51EE"/>
    <w:rsid w:val="00DA5552"/>
    <w:rsid w:val="00DA621A"/>
    <w:rsid w:val="00DA65E0"/>
    <w:rsid w:val="00DA715C"/>
    <w:rsid w:val="00DA7C59"/>
    <w:rsid w:val="00DB0103"/>
    <w:rsid w:val="00DB0392"/>
    <w:rsid w:val="00DB0A48"/>
    <w:rsid w:val="00DB0E5F"/>
    <w:rsid w:val="00DB14AE"/>
    <w:rsid w:val="00DB178D"/>
    <w:rsid w:val="00DB2A65"/>
    <w:rsid w:val="00DB2BC0"/>
    <w:rsid w:val="00DB2D53"/>
    <w:rsid w:val="00DB2EB1"/>
    <w:rsid w:val="00DB384D"/>
    <w:rsid w:val="00DB40EF"/>
    <w:rsid w:val="00DB489A"/>
    <w:rsid w:val="00DB4EDA"/>
    <w:rsid w:val="00DB57F6"/>
    <w:rsid w:val="00DB59DC"/>
    <w:rsid w:val="00DB67E8"/>
    <w:rsid w:val="00DB6E27"/>
    <w:rsid w:val="00DB6F0B"/>
    <w:rsid w:val="00DB7509"/>
    <w:rsid w:val="00DC0593"/>
    <w:rsid w:val="00DC06F1"/>
    <w:rsid w:val="00DC0868"/>
    <w:rsid w:val="00DC1D98"/>
    <w:rsid w:val="00DC1D9F"/>
    <w:rsid w:val="00DC4235"/>
    <w:rsid w:val="00DC52B7"/>
    <w:rsid w:val="00DC63AA"/>
    <w:rsid w:val="00DC7BA6"/>
    <w:rsid w:val="00DD001C"/>
    <w:rsid w:val="00DD04D4"/>
    <w:rsid w:val="00DD1273"/>
    <w:rsid w:val="00DD17EB"/>
    <w:rsid w:val="00DD1AB8"/>
    <w:rsid w:val="00DD1B0D"/>
    <w:rsid w:val="00DD1EF3"/>
    <w:rsid w:val="00DD2CC6"/>
    <w:rsid w:val="00DD319E"/>
    <w:rsid w:val="00DD335B"/>
    <w:rsid w:val="00DD3FC9"/>
    <w:rsid w:val="00DD441B"/>
    <w:rsid w:val="00DD4FBC"/>
    <w:rsid w:val="00DD5A57"/>
    <w:rsid w:val="00DD5BE6"/>
    <w:rsid w:val="00DD65E3"/>
    <w:rsid w:val="00DD69FA"/>
    <w:rsid w:val="00DD6C61"/>
    <w:rsid w:val="00DD727A"/>
    <w:rsid w:val="00DD740C"/>
    <w:rsid w:val="00DD7719"/>
    <w:rsid w:val="00DD7953"/>
    <w:rsid w:val="00DD79A5"/>
    <w:rsid w:val="00DE0CD1"/>
    <w:rsid w:val="00DE12F1"/>
    <w:rsid w:val="00DE1952"/>
    <w:rsid w:val="00DE1FCD"/>
    <w:rsid w:val="00DE30FF"/>
    <w:rsid w:val="00DE3A8C"/>
    <w:rsid w:val="00DE3FF1"/>
    <w:rsid w:val="00DE4FA7"/>
    <w:rsid w:val="00DE5382"/>
    <w:rsid w:val="00DE58B1"/>
    <w:rsid w:val="00DE64B0"/>
    <w:rsid w:val="00DE6B85"/>
    <w:rsid w:val="00DF00EC"/>
    <w:rsid w:val="00DF0983"/>
    <w:rsid w:val="00DF0CEB"/>
    <w:rsid w:val="00DF0DDE"/>
    <w:rsid w:val="00DF345B"/>
    <w:rsid w:val="00DF4162"/>
    <w:rsid w:val="00DF4391"/>
    <w:rsid w:val="00DF43C5"/>
    <w:rsid w:val="00DF4424"/>
    <w:rsid w:val="00DF60B0"/>
    <w:rsid w:val="00DF653F"/>
    <w:rsid w:val="00DF6C32"/>
    <w:rsid w:val="00DF6E72"/>
    <w:rsid w:val="00E00059"/>
    <w:rsid w:val="00E00496"/>
    <w:rsid w:val="00E01417"/>
    <w:rsid w:val="00E01B2A"/>
    <w:rsid w:val="00E01C26"/>
    <w:rsid w:val="00E02D2B"/>
    <w:rsid w:val="00E02F79"/>
    <w:rsid w:val="00E058A2"/>
    <w:rsid w:val="00E061D0"/>
    <w:rsid w:val="00E062EB"/>
    <w:rsid w:val="00E0668C"/>
    <w:rsid w:val="00E069BE"/>
    <w:rsid w:val="00E06E5B"/>
    <w:rsid w:val="00E075B0"/>
    <w:rsid w:val="00E07611"/>
    <w:rsid w:val="00E1021F"/>
    <w:rsid w:val="00E10E74"/>
    <w:rsid w:val="00E118C8"/>
    <w:rsid w:val="00E1269F"/>
    <w:rsid w:val="00E12771"/>
    <w:rsid w:val="00E12E82"/>
    <w:rsid w:val="00E138C0"/>
    <w:rsid w:val="00E13E04"/>
    <w:rsid w:val="00E14250"/>
    <w:rsid w:val="00E14639"/>
    <w:rsid w:val="00E14B9F"/>
    <w:rsid w:val="00E14DCD"/>
    <w:rsid w:val="00E14DE6"/>
    <w:rsid w:val="00E14F3E"/>
    <w:rsid w:val="00E15195"/>
    <w:rsid w:val="00E17886"/>
    <w:rsid w:val="00E20A13"/>
    <w:rsid w:val="00E20CC8"/>
    <w:rsid w:val="00E20EDE"/>
    <w:rsid w:val="00E22508"/>
    <w:rsid w:val="00E22CA3"/>
    <w:rsid w:val="00E22CD2"/>
    <w:rsid w:val="00E231E7"/>
    <w:rsid w:val="00E23F03"/>
    <w:rsid w:val="00E24438"/>
    <w:rsid w:val="00E2561C"/>
    <w:rsid w:val="00E25AD1"/>
    <w:rsid w:val="00E26810"/>
    <w:rsid w:val="00E26C5F"/>
    <w:rsid w:val="00E26DE6"/>
    <w:rsid w:val="00E26DEE"/>
    <w:rsid w:val="00E270BB"/>
    <w:rsid w:val="00E2733E"/>
    <w:rsid w:val="00E2795C"/>
    <w:rsid w:val="00E27EFF"/>
    <w:rsid w:val="00E311B6"/>
    <w:rsid w:val="00E31788"/>
    <w:rsid w:val="00E319AC"/>
    <w:rsid w:val="00E32E14"/>
    <w:rsid w:val="00E32FEE"/>
    <w:rsid w:val="00E3389D"/>
    <w:rsid w:val="00E343F6"/>
    <w:rsid w:val="00E3453C"/>
    <w:rsid w:val="00E34DCA"/>
    <w:rsid w:val="00E35067"/>
    <w:rsid w:val="00E35564"/>
    <w:rsid w:val="00E37624"/>
    <w:rsid w:val="00E42D14"/>
    <w:rsid w:val="00E42F5B"/>
    <w:rsid w:val="00E433E0"/>
    <w:rsid w:val="00E437FB"/>
    <w:rsid w:val="00E43999"/>
    <w:rsid w:val="00E439FB"/>
    <w:rsid w:val="00E43C0E"/>
    <w:rsid w:val="00E44623"/>
    <w:rsid w:val="00E4498D"/>
    <w:rsid w:val="00E45B4E"/>
    <w:rsid w:val="00E460B0"/>
    <w:rsid w:val="00E46689"/>
    <w:rsid w:val="00E4706E"/>
    <w:rsid w:val="00E47192"/>
    <w:rsid w:val="00E50734"/>
    <w:rsid w:val="00E51BA9"/>
    <w:rsid w:val="00E5243E"/>
    <w:rsid w:val="00E53A87"/>
    <w:rsid w:val="00E53B8F"/>
    <w:rsid w:val="00E540F4"/>
    <w:rsid w:val="00E541AB"/>
    <w:rsid w:val="00E54696"/>
    <w:rsid w:val="00E549EE"/>
    <w:rsid w:val="00E54A78"/>
    <w:rsid w:val="00E5571B"/>
    <w:rsid w:val="00E570D4"/>
    <w:rsid w:val="00E60FC5"/>
    <w:rsid w:val="00E61A12"/>
    <w:rsid w:val="00E626E4"/>
    <w:rsid w:val="00E631EC"/>
    <w:rsid w:val="00E63411"/>
    <w:rsid w:val="00E63545"/>
    <w:rsid w:val="00E637D4"/>
    <w:rsid w:val="00E65051"/>
    <w:rsid w:val="00E65151"/>
    <w:rsid w:val="00E65939"/>
    <w:rsid w:val="00E65FB3"/>
    <w:rsid w:val="00E66353"/>
    <w:rsid w:val="00E66C13"/>
    <w:rsid w:val="00E66EA5"/>
    <w:rsid w:val="00E70065"/>
    <w:rsid w:val="00E708EF"/>
    <w:rsid w:val="00E70C1D"/>
    <w:rsid w:val="00E70E78"/>
    <w:rsid w:val="00E717CE"/>
    <w:rsid w:val="00E71B74"/>
    <w:rsid w:val="00E71CC0"/>
    <w:rsid w:val="00E7345D"/>
    <w:rsid w:val="00E736B1"/>
    <w:rsid w:val="00E73D1D"/>
    <w:rsid w:val="00E74603"/>
    <w:rsid w:val="00E751E2"/>
    <w:rsid w:val="00E756D2"/>
    <w:rsid w:val="00E75DA4"/>
    <w:rsid w:val="00E769F6"/>
    <w:rsid w:val="00E774AC"/>
    <w:rsid w:val="00E776C2"/>
    <w:rsid w:val="00E814B4"/>
    <w:rsid w:val="00E821E6"/>
    <w:rsid w:val="00E82327"/>
    <w:rsid w:val="00E8278B"/>
    <w:rsid w:val="00E84511"/>
    <w:rsid w:val="00E84C44"/>
    <w:rsid w:val="00E8554D"/>
    <w:rsid w:val="00E85962"/>
    <w:rsid w:val="00E86B6B"/>
    <w:rsid w:val="00E86CFE"/>
    <w:rsid w:val="00E90D84"/>
    <w:rsid w:val="00E91579"/>
    <w:rsid w:val="00E915B1"/>
    <w:rsid w:val="00E91A9F"/>
    <w:rsid w:val="00E91C46"/>
    <w:rsid w:val="00E920A4"/>
    <w:rsid w:val="00E9250D"/>
    <w:rsid w:val="00E928B2"/>
    <w:rsid w:val="00E92969"/>
    <w:rsid w:val="00E9302F"/>
    <w:rsid w:val="00E9545D"/>
    <w:rsid w:val="00E95B53"/>
    <w:rsid w:val="00E966C9"/>
    <w:rsid w:val="00E96EBC"/>
    <w:rsid w:val="00E97099"/>
    <w:rsid w:val="00E9711B"/>
    <w:rsid w:val="00E9715E"/>
    <w:rsid w:val="00E97176"/>
    <w:rsid w:val="00E97640"/>
    <w:rsid w:val="00EA000B"/>
    <w:rsid w:val="00EA07F9"/>
    <w:rsid w:val="00EA0CC0"/>
    <w:rsid w:val="00EA2510"/>
    <w:rsid w:val="00EA259D"/>
    <w:rsid w:val="00EA30D9"/>
    <w:rsid w:val="00EA3483"/>
    <w:rsid w:val="00EA3803"/>
    <w:rsid w:val="00EA39DE"/>
    <w:rsid w:val="00EA410D"/>
    <w:rsid w:val="00EA4565"/>
    <w:rsid w:val="00EA490B"/>
    <w:rsid w:val="00EA6D4E"/>
    <w:rsid w:val="00EA742D"/>
    <w:rsid w:val="00EA7819"/>
    <w:rsid w:val="00EA7F93"/>
    <w:rsid w:val="00EB00B6"/>
    <w:rsid w:val="00EB0327"/>
    <w:rsid w:val="00EB21E5"/>
    <w:rsid w:val="00EB2394"/>
    <w:rsid w:val="00EB26AA"/>
    <w:rsid w:val="00EB3130"/>
    <w:rsid w:val="00EB385A"/>
    <w:rsid w:val="00EB3AFD"/>
    <w:rsid w:val="00EB3D56"/>
    <w:rsid w:val="00EB52E0"/>
    <w:rsid w:val="00EB5A6A"/>
    <w:rsid w:val="00EB5E17"/>
    <w:rsid w:val="00EB7493"/>
    <w:rsid w:val="00EB7556"/>
    <w:rsid w:val="00EC06E6"/>
    <w:rsid w:val="00EC0A7A"/>
    <w:rsid w:val="00EC0ECC"/>
    <w:rsid w:val="00EC1BE4"/>
    <w:rsid w:val="00EC2444"/>
    <w:rsid w:val="00EC255D"/>
    <w:rsid w:val="00EC2A09"/>
    <w:rsid w:val="00EC2F08"/>
    <w:rsid w:val="00EC307C"/>
    <w:rsid w:val="00EC3809"/>
    <w:rsid w:val="00EC4005"/>
    <w:rsid w:val="00EC404F"/>
    <w:rsid w:val="00EC4867"/>
    <w:rsid w:val="00EC4F80"/>
    <w:rsid w:val="00EC5A43"/>
    <w:rsid w:val="00EC642C"/>
    <w:rsid w:val="00EC696A"/>
    <w:rsid w:val="00EC73D4"/>
    <w:rsid w:val="00EC7B15"/>
    <w:rsid w:val="00ED06A1"/>
    <w:rsid w:val="00ED0E8B"/>
    <w:rsid w:val="00ED249F"/>
    <w:rsid w:val="00ED251C"/>
    <w:rsid w:val="00ED2899"/>
    <w:rsid w:val="00ED33EC"/>
    <w:rsid w:val="00ED365B"/>
    <w:rsid w:val="00ED3AC8"/>
    <w:rsid w:val="00ED3C82"/>
    <w:rsid w:val="00ED6109"/>
    <w:rsid w:val="00ED617E"/>
    <w:rsid w:val="00ED6E6F"/>
    <w:rsid w:val="00ED7C4A"/>
    <w:rsid w:val="00EE013E"/>
    <w:rsid w:val="00EE0D75"/>
    <w:rsid w:val="00EE16F5"/>
    <w:rsid w:val="00EE23C7"/>
    <w:rsid w:val="00EE23D4"/>
    <w:rsid w:val="00EE3B9A"/>
    <w:rsid w:val="00EE44E4"/>
    <w:rsid w:val="00EE5008"/>
    <w:rsid w:val="00EE5107"/>
    <w:rsid w:val="00EE545A"/>
    <w:rsid w:val="00EE5FF9"/>
    <w:rsid w:val="00EE61DC"/>
    <w:rsid w:val="00EE695C"/>
    <w:rsid w:val="00EE6F11"/>
    <w:rsid w:val="00EE7B0B"/>
    <w:rsid w:val="00EF0C7D"/>
    <w:rsid w:val="00EF1068"/>
    <w:rsid w:val="00EF175D"/>
    <w:rsid w:val="00EF17A8"/>
    <w:rsid w:val="00EF28CA"/>
    <w:rsid w:val="00EF2C84"/>
    <w:rsid w:val="00EF3BD8"/>
    <w:rsid w:val="00EF40CA"/>
    <w:rsid w:val="00EF4D88"/>
    <w:rsid w:val="00EF5390"/>
    <w:rsid w:val="00EF5650"/>
    <w:rsid w:val="00EF6173"/>
    <w:rsid w:val="00EF6ADE"/>
    <w:rsid w:val="00EF6D40"/>
    <w:rsid w:val="00EF6ED9"/>
    <w:rsid w:val="00EF6FD3"/>
    <w:rsid w:val="00F00972"/>
    <w:rsid w:val="00F00CBF"/>
    <w:rsid w:val="00F01B10"/>
    <w:rsid w:val="00F027DA"/>
    <w:rsid w:val="00F029C5"/>
    <w:rsid w:val="00F02A55"/>
    <w:rsid w:val="00F035C0"/>
    <w:rsid w:val="00F0448F"/>
    <w:rsid w:val="00F065AD"/>
    <w:rsid w:val="00F06636"/>
    <w:rsid w:val="00F067C9"/>
    <w:rsid w:val="00F06ED0"/>
    <w:rsid w:val="00F06FC0"/>
    <w:rsid w:val="00F0748A"/>
    <w:rsid w:val="00F07EF0"/>
    <w:rsid w:val="00F10AF1"/>
    <w:rsid w:val="00F10DBE"/>
    <w:rsid w:val="00F114FD"/>
    <w:rsid w:val="00F123BC"/>
    <w:rsid w:val="00F124BC"/>
    <w:rsid w:val="00F12589"/>
    <w:rsid w:val="00F126B5"/>
    <w:rsid w:val="00F13F1F"/>
    <w:rsid w:val="00F144E4"/>
    <w:rsid w:val="00F14FD5"/>
    <w:rsid w:val="00F14FE7"/>
    <w:rsid w:val="00F1564B"/>
    <w:rsid w:val="00F157D4"/>
    <w:rsid w:val="00F1582F"/>
    <w:rsid w:val="00F15AFA"/>
    <w:rsid w:val="00F16D4F"/>
    <w:rsid w:val="00F17B93"/>
    <w:rsid w:val="00F17C38"/>
    <w:rsid w:val="00F2089F"/>
    <w:rsid w:val="00F20D33"/>
    <w:rsid w:val="00F21E10"/>
    <w:rsid w:val="00F222F2"/>
    <w:rsid w:val="00F2258C"/>
    <w:rsid w:val="00F22634"/>
    <w:rsid w:val="00F22960"/>
    <w:rsid w:val="00F23053"/>
    <w:rsid w:val="00F23609"/>
    <w:rsid w:val="00F23AB8"/>
    <w:rsid w:val="00F2430F"/>
    <w:rsid w:val="00F25897"/>
    <w:rsid w:val="00F25EE6"/>
    <w:rsid w:val="00F2660E"/>
    <w:rsid w:val="00F26CC7"/>
    <w:rsid w:val="00F276B3"/>
    <w:rsid w:val="00F2796B"/>
    <w:rsid w:val="00F27AB5"/>
    <w:rsid w:val="00F30ED1"/>
    <w:rsid w:val="00F316E4"/>
    <w:rsid w:val="00F31C99"/>
    <w:rsid w:val="00F32549"/>
    <w:rsid w:val="00F32830"/>
    <w:rsid w:val="00F33E07"/>
    <w:rsid w:val="00F347A4"/>
    <w:rsid w:val="00F35669"/>
    <w:rsid w:val="00F358EF"/>
    <w:rsid w:val="00F36222"/>
    <w:rsid w:val="00F3728B"/>
    <w:rsid w:val="00F4077E"/>
    <w:rsid w:val="00F40BD1"/>
    <w:rsid w:val="00F42746"/>
    <w:rsid w:val="00F42B3D"/>
    <w:rsid w:val="00F42BB4"/>
    <w:rsid w:val="00F43945"/>
    <w:rsid w:val="00F43AF6"/>
    <w:rsid w:val="00F445DA"/>
    <w:rsid w:val="00F448BC"/>
    <w:rsid w:val="00F44C9A"/>
    <w:rsid w:val="00F46440"/>
    <w:rsid w:val="00F466D8"/>
    <w:rsid w:val="00F47FD8"/>
    <w:rsid w:val="00F50FCD"/>
    <w:rsid w:val="00F51175"/>
    <w:rsid w:val="00F51674"/>
    <w:rsid w:val="00F516E7"/>
    <w:rsid w:val="00F5170A"/>
    <w:rsid w:val="00F518C9"/>
    <w:rsid w:val="00F520DA"/>
    <w:rsid w:val="00F537A7"/>
    <w:rsid w:val="00F54EE9"/>
    <w:rsid w:val="00F54F86"/>
    <w:rsid w:val="00F5532E"/>
    <w:rsid w:val="00F55359"/>
    <w:rsid w:val="00F56467"/>
    <w:rsid w:val="00F56BB6"/>
    <w:rsid w:val="00F572EC"/>
    <w:rsid w:val="00F607D9"/>
    <w:rsid w:val="00F60F4C"/>
    <w:rsid w:val="00F61C14"/>
    <w:rsid w:val="00F61DDF"/>
    <w:rsid w:val="00F61F69"/>
    <w:rsid w:val="00F6262D"/>
    <w:rsid w:val="00F652D2"/>
    <w:rsid w:val="00F66A0C"/>
    <w:rsid w:val="00F67D2C"/>
    <w:rsid w:val="00F70515"/>
    <w:rsid w:val="00F706E0"/>
    <w:rsid w:val="00F70808"/>
    <w:rsid w:val="00F71F48"/>
    <w:rsid w:val="00F72CCA"/>
    <w:rsid w:val="00F72DFE"/>
    <w:rsid w:val="00F731EB"/>
    <w:rsid w:val="00F739F9"/>
    <w:rsid w:val="00F73E6C"/>
    <w:rsid w:val="00F7441B"/>
    <w:rsid w:val="00F74782"/>
    <w:rsid w:val="00F74A3E"/>
    <w:rsid w:val="00F74C5B"/>
    <w:rsid w:val="00F754AD"/>
    <w:rsid w:val="00F75905"/>
    <w:rsid w:val="00F7593D"/>
    <w:rsid w:val="00F75A19"/>
    <w:rsid w:val="00F760EF"/>
    <w:rsid w:val="00F765AD"/>
    <w:rsid w:val="00F768D9"/>
    <w:rsid w:val="00F769C5"/>
    <w:rsid w:val="00F811A1"/>
    <w:rsid w:val="00F81426"/>
    <w:rsid w:val="00F81466"/>
    <w:rsid w:val="00F814DD"/>
    <w:rsid w:val="00F8357D"/>
    <w:rsid w:val="00F83608"/>
    <w:rsid w:val="00F8373F"/>
    <w:rsid w:val="00F845A4"/>
    <w:rsid w:val="00F851EC"/>
    <w:rsid w:val="00F854B6"/>
    <w:rsid w:val="00F8560D"/>
    <w:rsid w:val="00F8626E"/>
    <w:rsid w:val="00F865B3"/>
    <w:rsid w:val="00F8669A"/>
    <w:rsid w:val="00F869A8"/>
    <w:rsid w:val="00F8756E"/>
    <w:rsid w:val="00F87932"/>
    <w:rsid w:val="00F87BCC"/>
    <w:rsid w:val="00F87E08"/>
    <w:rsid w:val="00F87EDC"/>
    <w:rsid w:val="00F90260"/>
    <w:rsid w:val="00F902FD"/>
    <w:rsid w:val="00F90E56"/>
    <w:rsid w:val="00F90F62"/>
    <w:rsid w:val="00F910BE"/>
    <w:rsid w:val="00F917C8"/>
    <w:rsid w:val="00F91AED"/>
    <w:rsid w:val="00F91B75"/>
    <w:rsid w:val="00F91C4C"/>
    <w:rsid w:val="00F93C5D"/>
    <w:rsid w:val="00F9400D"/>
    <w:rsid w:val="00F940D5"/>
    <w:rsid w:val="00F9420B"/>
    <w:rsid w:val="00F955BD"/>
    <w:rsid w:val="00F95A87"/>
    <w:rsid w:val="00F95F84"/>
    <w:rsid w:val="00F9613B"/>
    <w:rsid w:val="00F96B46"/>
    <w:rsid w:val="00F97C96"/>
    <w:rsid w:val="00FA055E"/>
    <w:rsid w:val="00FA08DD"/>
    <w:rsid w:val="00FA1683"/>
    <w:rsid w:val="00FA2853"/>
    <w:rsid w:val="00FA2AA2"/>
    <w:rsid w:val="00FA31E8"/>
    <w:rsid w:val="00FA4A44"/>
    <w:rsid w:val="00FA5DA5"/>
    <w:rsid w:val="00FA6B9B"/>
    <w:rsid w:val="00FA7B7C"/>
    <w:rsid w:val="00FA7F0B"/>
    <w:rsid w:val="00FB07C9"/>
    <w:rsid w:val="00FB0C0C"/>
    <w:rsid w:val="00FB1483"/>
    <w:rsid w:val="00FB14F2"/>
    <w:rsid w:val="00FB2691"/>
    <w:rsid w:val="00FB289F"/>
    <w:rsid w:val="00FB29A8"/>
    <w:rsid w:val="00FB2A4A"/>
    <w:rsid w:val="00FB4B36"/>
    <w:rsid w:val="00FB5FED"/>
    <w:rsid w:val="00FB6119"/>
    <w:rsid w:val="00FB6D6D"/>
    <w:rsid w:val="00FB7759"/>
    <w:rsid w:val="00FB7EAD"/>
    <w:rsid w:val="00FC0BB4"/>
    <w:rsid w:val="00FC0FBA"/>
    <w:rsid w:val="00FC1452"/>
    <w:rsid w:val="00FC1E10"/>
    <w:rsid w:val="00FC3F51"/>
    <w:rsid w:val="00FC4B67"/>
    <w:rsid w:val="00FC4C23"/>
    <w:rsid w:val="00FC4D91"/>
    <w:rsid w:val="00FC5BA6"/>
    <w:rsid w:val="00FC5EC5"/>
    <w:rsid w:val="00FC6127"/>
    <w:rsid w:val="00FC6307"/>
    <w:rsid w:val="00FD0CEC"/>
    <w:rsid w:val="00FD10A7"/>
    <w:rsid w:val="00FD14FD"/>
    <w:rsid w:val="00FD2862"/>
    <w:rsid w:val="00FD296D"/>
    <w:rsid w:val="00FD3AEC"/>
    <w:rsid w:val="00FD3AFA"/>
    <w:rsid w:val="00FD3D10"/>
    <w:rsid w:val="00FD3D7D"/>
    <w:rsid w:val="00FD43A0"/>
    <w:rsid w:val="00FD445D"/>
    <w:rsid w:val="00FD476F"/>
    <w:rsid w:val="00FD4796"/>
    <w:rsid w:val="00FD4E8E"/>
    <w:rsid w:val="00FD55E1"/>
    <w:rsid w:val="00FD5747"/>
    <w:rsid w:val="00FD58EC"/>
    <w:rsid w:val="00FD6F3F"/>
    <w:rsid w:val="00FE0D22"/>
    <w:rsid w:val="00FE179A"/>
    <w:rsid w:val="00FE1E56"/>
    <w:rsid w:val="00FE206B"/>
    <w:rsid w:val="00FE2652"/>
    <w:rsid w:val="00FE27DA"/>
    <w:rsid w:val="00FE289D"/>
    <w:rsid w:val="00FE29D0"/>
    <w:rsid w:val="00FE2F27"/>
    <w:rsid w:val="00FE2F9D"/>
    <w:rsid w:val="00FE4484"/>
    <w:rsid w:val="00FE4C3D"/>
    <w:rsid w:val="00FE5112"/>
    <w:rsid w:val="00FE5D01"/>
    <w:rsid w:val="00FE6962"/>
    <w:rsid w:val="00FE723F"/>
    <w:rsid w:val="00FE7A48"/>
    <w:rsid w:val="00FF033C"/>
    <w:rsid w:val="00FF03E9"/>
    <w:rsid w:val="00FF13F1"/>
    <w:rsid w:val="00FF1D2E"/>
    <w:rsid w:val="00FF237F"/>
    <w:rsid w:val="00FF2C59"/>
    <w:rsid w:val="00FF2E28"/>
    <w:rsid w:val="00FF3522"/>
    <w:rsid w:val="00FF370B"/>
    <w:rsid w:val="00FF4ECE"/>
    <w:rsid w:val="00FF5E1C"/>
    <w:rsid w:val="00FF5F55"/>
    <w:rsid w:val="00FF7C09"/>
    <w:rsid w:val="013E3F5E"/>
    <w:rsid w:val="01AB79B0"/>
    <w:rsid w:val="020E6C8E"/>
    <w:rsid w:val="025F71E3"/>
    <w:rsid w:val="04B44C27"/>
    <w:rsid w:val="061C7048"/>
    <w:rsid w:val="081C44C2"/>
    <w:rsid w:val="09422733"/>
    <w:rsid w:val="098B264D"/>
    <w:rsid w:val="0B4A4B3A"/>
    <w:rsid w:val="0D317938"/>
    <w:rsid w:val="0D591C5B"/>
    <w:rsid w:val="0E052A9B"/>
    <w:rsid w:val="0E183BDB"/>
    <w:rsid w:val="139A2CED"/>
    <w:rsid w:val="165C0459"/>
    <w:rsid w:val="187A69C9"/>
    <w:rsid w:val="1887379E"/>
    <w:rsid w:val="1A7B6C29"/>
    <w:rsid w:val="1EF77B5E"/>
    <w:rsid w:val="1F1A5098"/>
    <w:rsid w:val="20105B15"/>
    <w:rsid w:val="229B5AA5"/>
    <w:rsid w:val="22D0174D"/>
    <w:rsid w:val="28B562E8"/>
    <w:rsid w:val="2A8E3CE0"/>
    <w:rsid w:val="2A954177"/>
    <w:rsid w:val="2AC31D17"/>
    <w:rsid w:val="2AD1744C"/>
    <w:rsid w:val="2BE51BA0"/>
    <w:rsid w:val="2DB73832"/>
    <w:rsid w:val="2E3B1498"/>
    <w:rsid w:val="2E9E177F"/>
    <w:rsid w:val="323B4A1D"/>
    <w:rsid w:val="32C53C67"/>
    <w:rsid w:val="33DD128F"/>
    <w:rsid w:val="358076DF"/>
    <w:rsid w:val="380B4DCC"/>
    <w:rsid w:val="3AE52141"/>
    <w:rsid w:val="3B8D2E55"/>
    <w:rsid w:val="3CEA1D23"/>
    <w:rsid w:val="3E937315"/>
    <w:rsid w:val="3FCD352C"/>
    <w:rsid w:val="40752CC7"/>
    <w:rsid w:val="40AF1765"/>
    <w:rsid w:val="41871181"/>
    <w:rsid w:val="41E61950"/>
    <w:rsid w:val="434F2D1E"/>
    <w:rsid w:val="43996C84"/>
    <w:rsid w:val="4401306D"/>
    <w:rsid w:val="456A61A1"/>
    <w:rsid w:val="4580592D"/>
    <w:rsid w:val="487E3D7C"/>
    <w:rsid w:val="497B71A9"/>
    <w:rsid w:val="4A482B93"/>
    <w:rsid w:val="4A753E79"/>
    <w:rsid w:val="4D8F6494"/>
    <w:rsid w:val="4E952E68"/>
    <w:rsid w:val="505B5B5E"/>
    <w:rsid w:val="51600704"/>
    <w:rsid w:val="525C4506"/>
    <w:rsid w:val="53E74877"/>
    <w:rsid w:val="546C7682"/>
    <w:rsid w:val="54DF5BF2"/>
    <w:rsid w:val="5568208F"/>
    <w:rsid w:val="559C73AA"/>
    <w:rsid w:val="5679228C"/>
    <w:rsid w:val="56F82ECF"/>
    <w:rsid w:val="57A97479"/>
    <w:rsid w:val="58B87FE6"/>
    <w:rsid w:val="5B315A4B"/>
    <w:rsid w:val="5DC92CBB"/>
    <w:rsid w:val="5F885BF4"/>
    <w:rsid w:val="60CA452C"/>
    <w:rsid w:val="611B1F1E"/>
    <w:rsid w:val="62D04AB6"/>
    <w:rsid w:val="638E33C9"/>
    <w:rsid w:val="65014FC5"/>
    <w:rsid w:val="659242C0"/>
    <w:rsid w:val="66BC7DAC"/>
    <w:rsid w:val="67B82F77"/>
    <w:rsid w:val="67CF227F"/>
    <w:rsid w:val="67E75BD4"/>
    <w:rsid w:val="68470E65"/>
    <w:rsid w:val="68B01B7A"/>
    <w:rsid w:val="6950172D"/>
    <w:rsid w:val="6B1D1F48"/>
    <w:rsid w:val="6E1B28B9"/>
    <w:rsid w:val="6EB5342B"/>
    <w:rsid w:val="717A091A"/>
    <w:rsid w:val="71823AB2"/>
    <w:rsid w:val="72BB1F2B"/>
    <w:rsid w:val="7401295F"/>
    <w:rsid w:val="74235E31"/>
    <w:rsid w:val="79501FFD"/>
    <w:rsid w:val="7A024BBA"/>
    <w:rsid w:val="7BAB62AB"/>
    <w:rsid w:val="7BD578FF"/>
    <w:rsid w:val="7EB75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A90C02"/>
  <w15:docId w15:val="{F753C55A-C421-433C-B8A7-E19FCD36B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unhideWhenUsed="1" w:qFormat="1"/>
    <w:lsdException w:name="annotation text" w:qFormat="1"/>
    <w:lsdException w:name="header" w:uiPriority="99" w:qFormat="1"/>
    <w:lsdException w:name="footer" w:uiPriority="99" w:qFormat="1"/>
    <w:lsdException w:name="caption" w:uiPriority="35" w:qFormat="1"/>
    <w:lsdException w:name="table of figures" w:uiPriority="99"/>
    <w:lsdException w:name="footnote reference" w:uiPriority="99" w:unhideWhenUsed="1" w:qFormat="1"/>
    <w:lsdException w:name="annotation reference" w:qFormat="1"/>
    <w:lsdException w:name="page number" w:qFormat="1"/>
    <w:lsdException w:name="endnote reference" w:qFormat="1"/>
    <w:lsdException w:name="endnote text" w:qFormat="1"/>
    <w:lsdException w:name="List Number" w:uiPriority="99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uiPriority="11" w:qFormat="1"/>
    <w:lsdException w:name="Date" w:unhideWhenUsed="1" w:qFormat="1"/>
    <w:lsdException w:name="Body Text First Indent 2" w:qFormat="1"/>
    <w:lsdException w:name="Body Text 2" w:qFormat="1"/>
    <w:lsdException w:name="Body Text Indent 2" w:qFormat="1"/>
    <w:lsdException w:name="Hyperlink" w:uiPriority="99" w:qFormat="1"/>
    <w:lsdException w:name="Strong" w:uiPriority="22" w:qFormat="1"/>
    <w:lsdException w:name="Emphasis" w:qFormat="1"/>
    <w:lsdException w:name="Document Map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ode" w:uiPriority="99" w:qFormat="1"/>
    <w:lsdException w:name="HTML Definition" w:qFormat="1"/>
    <w:lsdException w:name="HTML Keyboard" w:semiHidden="1" w:unhideWhenUsed="1"/>
    <w:lsdException w:name="HTML Preformatted" w:uiPriority="99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pPr>
      <w:widowControl w:val="0"/>
      <w:spacing w:line="360" w:lineRule="auto"/>
      <w:jc w:val="both"/>
    </w:pPr>
    <w:rPr>
      <w:kern w:val="2"/>
      <w:sz w:val="21"/>
      <w:szCs w:val="21"/>
    </w:rPr>
  </w:style>
  <w:style w:type="paragraph" w:styleId="1">
    <w:name w:val="heading 1"/>
    <w:basedOn w:val="2"/>
    <w:next w:val="21"/>
    <w:qFormat/>
    <w:pPr>
      <w:numPr>
        <w:ilvl w:val="0"/>
      </w:numPr>
      <w:snapToGrid w:val="0"/>
      <w:outlineLvl w:val="0"/>
    </w:pPr>
  </w:style>
  <w:style w:type="paragraph" w:styleId="2">
    <w:name w:val="heading 2"/>
    <w:basedOn w:val="a5"/>
    <w:next w:val="21"/>
    <w:link w:val="22"/>
    <w:qFormat/>
    <w:pPr>
      <w:keepNext/>
      <w:numPr>
        <w:ilvl w:val="1"/>
        <w:numId w:val="1"/>
      </w:numPr>
      <w:spacing w:beforeLines="50" w:before="50"/>
      <w:outlineLvl w:val="1"/>
    </w:pPr>
    <w:rPr>
      <w:b/>
      <w:sz w:val="24"/>
      <w:szCs w:val="24"/>
    </w:rPr>
  </w:style>
  <w:style w:type="paragraph" w:styleId="3">
    <w:name w:val="heading 3"/>
    <w:basedOn w:val="a5"/>
    <w:next w:val="a5"/>
    <w:link w:val="31"/>
    <w:qFormat/>
    <w:pPr>
      <w:numPr>
        <w:ilvl w:val="2"/>
        <w:numId w:val="1"/>
      </w:numPr>
      <w:spacing w:beforeLines="50" w:before="50"/>
      <w:outlineLvl w:val="2"/>
    </w:pPr>
    <w:rPr>
      <w:b/>
      <w:bCs/>
      <w:sz w:val="24"/>
    </w:rPr>
  </w:style>
  <w:style w:type="paragraph" w:styleId="4">
    <w:name w:val="heading 4"/>
    <w:basedOn w:val="a5"/>
    <w:next w:val="a5"/>
    <w:qFormat/>
    <w:pPr>
      <w:keepNext/>
      <w:numPr>
        <w:ilvl w:val="3"/>
        <w:numId w:val="1"/>
      </w:numPr>
      <w:spacing w:beforeLines="50" w:before="50"/>
      <w:outlineLvl w:val="3"/>
    </w:pPr>
    <w:rPr>
      <w:b/>
      <w:bCs/>
      <w:sz w:val="24"/>
    </w:rPr>
  </w:style>
  <w:style w:type="paragraph" w:styleId="5">
    <w:name w:val="heading 5"/>
    <w:basedOn w:val="21"/>
    <w:next w:val="21"/>
    <w:qFormat/>
    <w:pPr>
      <w:keepNext/>
      <w:widowControl/>
      <w:numPr>
        <w:ilvl w:val="4"/>
        <w:numId w:val="1"/>
      </w:numPr>
      <w:spacing w:beforeLines="50" w:before="120"/>
      <w:ind w:firstLineChars="0" w:firstLine="0"/>
      <w:jc w:val="left"/>
      <w:outlineLvl w:val="4"/>
    </w:pPr>
    <w:rPr>
      <w:b/>
    </w:rPr>
  </w:style>
  <w:style w:type="paragraph" w:styleId="6">
    <w:name w:val="heading 6"/>
    <w:basedOn w:val="21"/>
    <w:next w:val="21"/>
    <w:qFormat/>
    <w:pPr>
      <w:keepNext/>
      <w:widowControl/>
      <w:numPr>
        <w:ilvl w:val="5"/>
        <w:numId w:val="2"/>
      </w:numPr>
      <w:spacing w:beforeLines="50" w:before="120"/>
      <w:ind w:firstLineChars="0" w:firstLine="0"/>
      <w:jc w:val="left"/>
      <w:outlineLvl w:val="5"/>
    </w:pPr>
    <w:rPr>
      <w:b/>
    </w:rPr>
  </w:style>
  <w:style w:type="paragraph" w:styleId="7">
    <w:name w:val="heading 7"/>
    <w:basedOn w:val="a5"/>
    <w:next w:val="21"/>
    <w:qFormat/>
    <w:pPr>
      <w:keepNext/>
      <w:widowControl/>
      <w:numPr>
        <w:ilvl w:val="6"/>
        <w:numId w:val="2"/>
      </w:numPr>
      <w:spacing w:beforeLines="50" w:before="120"/>
      <w:jc w:val="left"/>
      <w:outlineLvl w:val="6"/>
    </w:pPr>
    <w:rPr>
      <w:b/>
      <w:sz w:val="24"/>
      <w:szCs w:val="24"/>
    </w:rPr>
  </w:style>
  <w:style w:type="paragraph" w:styleId="8">
    <w:name w:val="heading 8"/>
    <w:basedOn w:val="a5"/>
    <w:next w:val="21"/>
    <w:uiPriority w:val="9"/>
    <w:qFormat/>
    <w:pPr>
      <w:keepNext/>
      <w:widowControl/>
      <w:numPr>
        <w:ilvl w:val="7"/>
        <w:numId w:val="2"/>
      </w:numPr>
      <w:spacing w:beforeLines="50" w:before="120"/>
      <w:jc w:val="left"/>
      <w:outlineLvl w:val="7"/>
    </w:pPr>
    <w:rPr>
      <w:b/>
      <w:sz w:val="24"/>
      <w:szCs w:val="24"/>
    </w:rPr>
  </w:style>
  <w:style w:type="paragraph" w:styleId="9">
    <w:name w:val="heading 9"/>
    <w:basedOn w:val="a5"/>
    <w:next w:val="a5"/>
    <w:link w:val="90"/>
    <w:uiPriority w:val="9"/>
    <w:qFormat/>
    <w:pPr>
      <w:keepNext/>
      <w:keepLines/>
      <w:tabs>
        <w:tab w:val="left" w:pos="1584"/>
        <w:tab w:val="left" w:pos="4740"/>
      </w:tabs>
      <w:adjustRightInd w:val="0"/>
      <w:snapToGrid w:val="0"/>
      <w:spacing w:before="240" w:after="64" w:line="320" w:lineRule="auto"/>
      <w:ind w:left="1584" w:hanging="1584"/>
      <w:jc w:val="left"/>
      <w:outlineLvl w:val="8"/>
    </w:pPr>
    <w:rPr>
      <w:rFonts w:ascii="Arial" w:eastAsia="黑体" w:hAnsi="Arial"/>
      <w:kern w:val="0"/>
      <w:sz w:val="24"/>
      <w:szCs w:val="20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21">
    <w:name w:val="Body Text First Indent 2"/>
    <w:aliases w:val="正文首行"/>
    <w:basedOn w:val="a5"/>
    <w:link w:val="23"/>
    <w:qFormat/>
    <w:pPr>
      <w:snapToGrid w:val="0"/>
      <w:ind w:firstLineChars="200" w:firstLine="480"/>
    </w:pPr>
    <w:rPr>
      <w:sz w:val="24"/>
      <w:szCs w:val="24"/>
    </w:rPr>
  </w:style>
  <w:style w:type="paragraph" w:styleId="TOC7">
    <w:name w:val="toc 7"/>
    <w:basedOn w:val="a5"/>
    <w:next w:val="a5"/>
    <w:qFormat/>
    <w:pPr>
      <w:ind w:left="1260"/>
      <w:jc w:val="left"/>
    </w:pPr>
    <w:rPr>
      <w:sz w:val="18"/>
      <w:szCs w:val="18"/>
    </w:rPr>
  </w:style>
  <w:style w:type="paragraph" w:styleId="a">
    <w:name w:val="List Number"/>
    <w:basedOn w:val="a5"/>
    <w:uiPriority w:val="99"/>
    <w:unhideWhenUsed/>
    <w:qFormat/>
    <w:pPr>
      <w:numPr>
        <w:numId w:val="3"/>
      </w:numPr>
      <w:spacing w:line="331" w:lineRule="auto"/>
      <w:contextualSpacing/>
    </w:pPr>
    <w:rPr>
      <w:sz w:val="24"/>
    </w:rPr>
  </w:style>
  <w:style w:type="paragraph" w:styleId="a9">
    <w:name w:val="Normal Indent"/>
    <w:basedOn w:val="a5"/>
    <w:qFormat/>
    <w:pPr>
      <w:ind w:firstLineChars="200" w:firstLine="200"/>
    </w:pPr>
    <w:rPr>
      <w:rFonts w:ascii="宋体"/>
      <w:sz w:val="24"/>
      <w:szCs w:val="20"/>
    </w:rPr>
  </w:style>
  <w:style w:type="paragraph" w:styleId="aa">
    <w:name w:val="caption"/>
    <w:basedOn w:val="a5"/>
    <w:next w:val="a5"/>
    <w:uiPriority w:val="35"/>
    <w:qFormat/>
    <w:rPr>
      <w:rFonts w:ascii="Arial" w:eastAsia="黑体" w:hAnsi="Arial" w:cs="Arial"/>
      <w:sz w:val="20"/>
      <w:szCs w:val="20"/>
    </w:rPr>
  </w:style>
  <w:style w:type="paragraph" w:styleId="ab">
    <w:name w:val="Document Map"/>
    <w:basedOn w:val="a5"/>
    <w:qFormat/>
    <w:pPr>
      <w:shd w:val="clear" w:color="auto" w:fill="000080"/>
    </w:pPr>
  </w:style>
  <w:style w:type="paragraph" w:styleId="ac">
    <w:name w:val="annotation text"/>
    <w:basedOn w:val="a5"/>
    <w:link w:val="ad"/>
    <w:qFormat/>
    <w:pPr>
      <w:snapToGrid w:val="0"/>
      <w:jc w:val="left"/>
    </w:pPr>
    <w:rPr>
      <w:kern w:val="0"/>
      <w:sz w:val="24"/>
      <w:szCs w:val="24"/>
    </w:rPr>
  </w:style>
  <w:style w:type="paragraph" w:styleId="ae">
    <w:name w:val="Body Text"/>
    <w:basedOn w:val="a5"/>
    <w:link w:val="af"/>
    <w:qFormat/>
    <w:pPr>
      <w:snapToGrid w:val="0"/>
    </w:pPr>
    <w:rPr>
      <w:kern w:val="0"/>
      <w:sz w:val="24"/>
      <w:szCs w:val="24"/>
    </w:rPr>
  </w:style>
  <w:style w:type="paragraph" w:styleId="af0">
    <w:name w:val="Body Text Indent"/>
    <w:basedOn w:val="a5"/>
    <w:link w:val="af1"/>
    <w:qFormat/>
    <w:pPr>
      <w:widowControl/>
      <w:spacing w:line="560" w:lineRule="exact"/>
      <w:ind w:firstLine="320"/>
      <w:jc w:val="left"/>
    </w:pPr>
    <w:rPr>
      <w:rFonts w:ascii="宋体" w:hAnsi="宋体"/>
      <w:kern w:val="0"/>
      <w:sz w:val="24"/>
      <w:szCs w:val="24"/>
    </w:rPr>
  </w:style>
  <w:style w:type="paragraph" w:styleId="TOC5">
    <w:name w:val="toc 5"/>
    <w:basedOn w:val="a5"/>
    <w:next w:val="a5"/>
    <w:qFormat/>
    <w:pPr>
      <w:ind w:left="840"/>
      <w:jc w:val="left"/>
    </w:pPr>
    <w:rPr>
      <w:sz w:val="18"/>
      <w:szCs w:val="18"/>
    </w:rPr>
  </w:style>
  <w:style w:type="paragraph" w:styleId="TOC3">
    <w:name w:val="toc 3"/>
    <w:basedOn w:val="a5"/>
    <w:next w:val="a5"/>
    <w:uiPriority w:val="39"/>
    <w:qFormat/>
    <w:pPr>
      <w:tabs>
        <w:tab w:val="right" w:leader="dot" w:pos="8400"/>
      </w:tabs>
      <w:spacing w:line="240" w:lineRule="auto"/>
      <w:ind w:leftChars="600" w:left="1260"/>
    </w:pPr>
    <w:rPr>
      <w:rFonts w:cs="宋体"/>
      <w:szCs w:val="20"/>
    </w:rPr>
  </w:style>
  <w:style w:type="paragraph" w:styleId="af2">
    <w:name w:val="Plain Text"/>
    <w:basedOn w:val="a5"/>
    <w:link w:val="af3"/>
    <w:qFormat/>
    <w:pPr>
      <w:spacing w:line="240" w:lineRule="auto"/>
    </w:pPr>
    <w:rPr>
      <w:rFonts w:ascii="宋体" w:hAnsi="Courier New" w:cs="Courier New"/>
    </w:rPr>
  </w:style>
  <w:style w:type="paragraph" w:styleId="TOC8">
    <w:name w:val="toc 8"/>
    <w:basedOn w:val="a5"/>
    <w:next w:val="a5"/>
    <w:qFormat/>
    <w:pPr>
      <w:ind w:left="1470"/>
      <w:jc w:val="left"/>
    </w:pPr>
    <w:rPr>
      <w:sz w:val="18"/>
      <w:szCs w:val="18"/>
    </w:rPr>
  </w:style>
  <w:style w:type="paragraph" w:styleId="af4">
    <w:name w:val="Date"/>
    <w:basedOn w:val="a5"/>
    <w:next w:val="a5"/>
    <w:link w:val="af5"/>
    <w:unhideWhenUsed/>
    <w:qFormat/>
    <w:pPr>
      <w:spacing w:line="240" w:lineRule="auto"/>
      <w:ind w:leftChars="2500" w:left="100"/>
    </w:pPr>
    <w:rPr>
      <w:rFonts w:ascii="Calibri" w:hAnsi="Calibri"/>
      <w:szCs w:val="22"/>
    </w:rPr>
  </w:style>
  <w:style w:type="paragraph" w:styleId="24">
    <w:name w:val="Body Text Indent 2"/>
    <w:basedOn w:val="a5"/>
    <w:qFormat/>
    <w:pPr>
      <w:spacing w:after="120" w:line="480" w:lineRule="auto"/>
      <w:ind w:leftChars="200" w:left="420"/>
    </w:pPr>
  </w:style>
  <w:style w:type="paragraph" w:styleId="af6">
    <w:name w:val="endnote text"/>
    <w:basedOn w:val="a5"/>
    <w:link w:val="af7"/>
    <w:qFormat/>
    <w:pPr>
      <w:snapToGrid w:val="0"/>
      <w:jc w:val="left"/>
    </w:pPr>
    <w:rPr>
      <w:kern w:val="0"/>
      <w:sz w:val="24"/>
      <w:szCs w:val="24"/>
    </w:rPr>
  </w:style>
  <w:style w:type="paragraph" w:styleId="af8">
    <w:name w:val="Balloon Text"/>
    <w:basedOn w:val="a5"/>
    <w:link w:val="af9"/>
    <w:unhideWhenUsed/>
    <w:qFormat/>
    <w:pPr>
      <w:spacing w:line="240" w:lineRule="auto"/>
    </w:pPr>
    <w:rPr>
      <w:rFonts w:ascii="Calibri" w:hAnsi="Calibri"/>
      <w:sz w:val="18"/>
      <w:szCs w:val="18"/>
    </w:rPr>
  </w:style>
  <w:style w:type="paragraph" w:styleId="afa">
    <w:name w:val="footer"/>
    <w:basedOn w:val="a5"/>
    <w:link w:val="afb"/>
    <w:uiPriority w:val="99"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fc">
    <w:name w:val="header"/>
    <w:basedOn w:val="a5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5"/>
    <w:next w:val="a5"/>
    <w:uiPriority w:val="39"/>
    <w:qFormat/>
    <w:pPr>
      <w:tabs>
        <w:tab w:val="right" w:leader="dot" w:pos="9060"/>
      </w:tabs>
      <w:snapToGrid w:val="0"/>
      <w:jc w:val="left"/>
    </w:pPr>
    <w:rPr>
      <w:caps/>
      <w:sz w:val="24"/>
      <w:szCs w:val="24"/>
    </w:rPr>
  </w:style>
  <w:style w:type="paragraph" w:styleId="TOC4">
    <w:name w:val="toc 4"/>
    <w:basedOn w:val="a5"/>
    <w:next w:val="a5"/>
    <w:qFormat/>
    <w:pPr>
      <w:ind w:left="630"/>
      <w:jc w:val="left"/>
    </w:pPr>
    <w:rPr>
      <w:sz w:val="18"/>
      <w:szCs w:val="18"/>
    </w:rPr>
  </w:style>
  <w:style w:type="paragraph" w:styleId="afd">
    <w:name w:val="Subtitle"/>
    <w:basedOn w:val="a5"/>
    <w:next w:val="a5"/>
    <w:link w:val="afe"/>
    <w:uiPriority w:val="11"/>
    <w:qFormat/>
    <w:pPr>
      <w:widowControl/>
      <w:spacing w:after="200" w:line="276" w:lineRule="auto"/>
      <w:jc w:val="left"/>
    </w:pPr>
    <w:rPr>
      <w:rFonts w:asciiTheme="majorHAnsi" w:eastAsiaTheme="majorEastAsia" w:hAnsiTheme="majorHAnsi" w:cstheme="majorBidi"/>
      <w:i/>
      <w:iCs/>
      <w:color w:val="5B9BD5" w:themeColor="accent1"/>
      <w:spacing w:val="15"/>
      <w:kern w:val="0"/>
      <w:sz w:val="24"/>
      <w:szCs w:val="24"/>
    </w:rPr>
  </w:style>
  <w:style w:type="paragraph" w:styleId="aff">
    <w:name w:val="footnote text"/>
    <w:basedOn w:val="a5"/>
    <w:link w:val="aff0"/>
    <w:unhideWhenUsed/>
    <w:qFormat/>
    <w:pPr>
      <w:snapToGrid w:val="0"/>
      <w:spacing w:line="240" w:lineRule="auto"/>
      <w:jc w:val="left"/>
    </w:pPr>
    <w:rPr>
      <w:rFonts w:ascii="Calibri" w:hAnsi="Calibri"/>
      <w:sz w:val="18"/>
      <w:szCs w:val="18"/>
    </w:rPr>
  </w:style>
  <w:style w:type="paragraph" w:styleId="TOC6">
    <w:name w:val="toc 6"/>
    <w:basedOn w:val="a5"/>
    <w:next w:val="a5"/>
    <w:qFormat/>
    <w:pPr>
      <w:ind w:left="1050"/>
      <w:jc w:val="left"/>
    </w:pPr>
    <w:rPr>
      <w:sz w:val="18"/>
      <w:szCs w:val="18"/>
    </w:rPr>
  </w:style>
  <w:style w:type="paragraph" w:styleId="TOC2">
    <w:name w:val="toc 2"/>
    <w:basedOn w:val="a5"/>
    <w:next w:val="a5"/>
    <w:uiPriority w:val="39"/>
    <w:qFormat/>
    <w:pPr>
      <w:tabs>
        <w:tab w:val="right" w:leader="dot" w:pos="9060"/>
      </w:tabs>
      <w:ind w:left="210"/>
      <w:jc w:val="left"/>
    </w:pPr>
    <w:rPr>
      <w:smallCaps/>
      <w:sz w:val="24"/>
      <w:szCs w:val="24"/>
    </w:rPr>
  </w:style>
  <w:style w:type="paragraph" w:styleId="TOC9">
    <w:name w:val="toc 9"/>
    <w:basedOn w:val="a5"/>
    <w:next w:val="a5"/>
    <w:qFormat/>
    <w:pPr>
      <w:ind w:left="1680"/>
      <w:jc w:val="left"/>
    </w:pPr>
    <w:rPr>
      <w:sz w:val="18"/>
      <w:szCs w:val="18"/>
    </w:rPr>
  </w:style>
  <w:style w:type="paragraph" w:styleId="25">
    <w:name w:val="Body Text 2"/>
    <w:basedOn w:val="a5"/>
    <w:link w:val="26"/>
    <w:qFormat/>
    <w:pPr>
      <w:spacing w:line="240" w:lineRule="atLeast"/>
    </w:pPr>
    <w:rPr>
      <w:rFonts w:ascii="宋体" w:hAnsi="宋体"/>
      <w:color w:val="000000"/>
      <w:kern w:val="0"/>
      <w:sz w:val="24"/>
      <w:szCs w:val="24"/>
    </w:rPr>
  </w:style>
  <w:style w:type="paragraph" w:styleId="aff1">
    <w:name w:val="Normal (Web)"/>
    <w:basedOn w:val="a5"/>
    <w:uiPriority w:val="99"/>
    <w:unhideWhenUsed/>
    <w:qFormat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paragraph" w:styleId="aff2">
    <w:name w:val="Title"/>
    <w:next w:val="a5"/>
    <w:link w:val="aff3"/>
    <w:qFormat/>
    <w:pPr>
      <w:widowControl w:val="0"/>
      <w:jc w:val="center"/>
      <w:outlineLvl w:val="0"/>
    </w:pPr>
    <w:rPr>
      <w:rFonts w:eastAsia="黑体" w:cs="Arial"/>
      <w:bCs/>
      <w:kern w:val="2"/>
      <w:sz w:val="32"/>
      <w:szCs w:val="32"/>
    </w:rPr>
  </w:style>
  <w:style w:type="paragraph" w:styleId="aff4">
    <w:name w:val="annotation subject"/>
    <w:basedOn w:val="ac"/>
    <w:next w:val="ac"/>
    <w:link w:val="aff5"/>
    <w:qFormat/>
    <w:rPr>
      <w:b/>
      <w:bCs/>
    </w:rPr>
  </w:style>
  <w:style w:type="table" w:styleId="aff6">
    <w:name w:val="Table Grid"/>
    <w:basedOn w:val="a7"/>
    <w:qFormat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7">
    <w:name w:val="Strong"/>
    <w:uiPriority w:val="22"/>
    <w:qFormat/>
    <w:rPr>
      <w:b/>
      <w:bCs/>
    </w:rPr>
  </w:style>
  <w:style w:type="character" w:styleId="aff8">
    <w:name w:val="endnote reference"/>
    <w:qFormat/>
    <w:rPr>
      <w:vertAlign w:val="superscript"/>
    </w:rPr>
  </w:style>
  <w:style w:type="character" w:styleId="aff9">
    <w:name w:val="page number"/>
    <w:qFormat/>
  </w:style>
  <w:style w:type="character" w:styleId="HTML">
    <w:name w:val="HTML Definition"/>
    <w:qFormat/>
    <w:rPr>
      <w:i/>
      <w:iCs/>
    </w:rPr>
  </w:style>
  <w:style w:type="character" w:styleId="affa">
    <w:name w:val="Hyperlink"/>
    <w:uiPriority w:val="99"/>
    <w:qFormat/>
    <w:rPr>
      <w:color w:val="0000FF"/>
      <w:u w:val="single"/>
    </w:rPr>
  </w:style>
  <w:style w:type="character" w:styleId="HTML0">
    <w:name w:val="HTML Code"/>
    <w:uiPriority w:val="99"/>
    <w:qFormat/>
    <w:rPr>
      <w:rFonts w:ascii="Courier New" w:hAnsi="Courier New" w:cs="Courier New"/>
      <w:sz w:val="20"/>
      <w:szCs w:val="20"/>
    </w:rPr>
  </w:style>
  <w:style w:type="character" w:styleId="affb">
    <w:name w:val="annotation reference"/>
    <w:qFormat/>
    <w:rPr>
      <w:sz w:val="21"/>
      <w:szCs w:val="21"/>
    </w:rPr>
  </w:style>
  <w:style w:type="character" w:styleId="affc">
    <w:name w:val="footnote reference"/>
    <w:uiPriority w:val="99"/>
    <w:unhideWhenUsed/>
    <w:qFormat/>
    <w:rPr>
      <w:vertAlign w:val="superscript"/>
    </w:rPr>
  </w:style>
  <w:style w:type="character" w:customStyle="1" w:styleId="22">
    <w:name w:val="标题 2 字符"/>
    <w:link w:val="2"/>
    <w:qFormat/>
    <w:rPr>
      <w:rFonts w:eastAsia="宋体"/>
      <w:b/>
      <w:kern w:val="2"/>
      <w:sz w:val="24"/>
      <w:szCs w:val="24"/>
    </w:rPr>
  </w:style>
  <w:style w:type="character" w:customStyle="1" w:styleId="Only">
    <w:name w:val="字体倾斜Only"/>
    <w:qFormat/>
    <w:rPr>
      <w:i/>
    </w:rPr>
  </w:style>
  <w:style w:type="character" w:customStyle="1" w:styleId="aff3">
    <w:name w:val="标题 字符"/>
    <w:link w:val="aff2"/>
    <w:qFormat/>
    <w:rPr>
      <w:rFonts w:eastAsia="黑体" w:cs="Arial"/>
      <w:bCs/>
      <w:kern w:val="2"/>
      <w:sz w:val="32"/>
      <w:szCs w:val="32"/>
    </w:rPr>
  </w:style>
  <w:style w:type="character" w:customStyle="1" w:styleId="23">
    <w:name w:val="正文文本首行缩进 2 字符"/>
    <w:aliases w:val="正文首行 字符"/>
    <w:link w:val="21"/>
    <w:qFormat/>
    <w:rPr>
      <w:rFonts w:eastAsia="宋体"/>
      <w:kern w:val="2"/>
      <w:sz w:val="24"/>
      <w:szCs w:val="24"/>
      <w:lang w:val="en-US" w:eastAsia="zh-CN" w:bidi="ar-SA"/>
    </w:rPr>
  </w:style>
  <w:style w:type="character" w:customStyle="1" w:styleId="Only0">
    <w:name w:val="字体加粗Only"/>
    <w:qFormat/>
    <w:rPr>
      <w:b/>
    </w:rPr>
  </w:style>
  <w:style w:type="character" w:customStyle="1" w:styleId="Only1">
    <w:name w:val="字体上标Only"/>
    <w:qFormat/>
    <w:rPr>
      <w:vertAlign w:val="superscript"/>
    </w:rPr>
  </w:style>
  <w:style w:type="character" w:customStyle="1" w:styleId="Only2">
    <w:name w:val="字体红色Only"/>
    <w:qFormat/>
    <w:rPr>
      <w:color w:val="FF0000"/>
    </w:rPr>
  </w:style>
  <w:style w:type="paragraph" w:customStyle="1" w:styleId="27">
    <w:name w:val="封面 2级主题"/>
    <w:basedOn w:val="a5"/>
    <w:qFormat/>
    <w:pPr>
      <w:spacing w:before="240" w:after="120"/>
      <w:jc w:val="center"/>
    </w:pPr>
    <w:rPr>
      <w:sz w:val="44"/>
      <w:szCs w:val="44"/>
    </w:rPr>
  </w:style>
  <w:style w:type="paragraph" w:customStyle="1" w:styleId="a1">
    <w:name w:val="表格编号"/>
    <w:basedOn w:val="a5"/>
    <w:qFormat/>
    <w:pPr>
      <w:keepNext/>
      <w:numPr>
        <w:ilvl w:val="7"/>
        <w:numId w:val="1"/>
      </w:numPr>
      <w:spacing w:beforeLines="25" w:before="60" w:line="300" w:lineRule="auto"/>
      <w:ind w:left="425"/>
      <w:jc w:val="center"/>
      <w:outlineLvl w:val="7"/>
    </w:pPr>
    <w:rPr>
      <w:rFonts w:eastAsia="黑体"/>
    </w:rPr>
  </w:style>
  <w:style w:type="paragraph" w:customStyle="1" w:styleId="a4">
    <w:name w:val="附录 插图编号"/>
    <w:basedOn w:val="a3"/>
    <w:qFormat/>
    <w:pPr>
      <w:numPr>
        <w:ilvl w:val="8"/>
      </w:numPr>
    </w:pPr>
  </w:style>
  <w:style w:type="paragraph" w:customStyle="1" w:styleId="a3">
    <w:name w:val="附录 表格编号"/>
    <w:basedOn w:val="50"/>
    <w:qFormat/>
    <w:pPr>
      <w:numPr>
        <w:ilvl w:val="7"/>
      </w:numPr>
      <w:jc w:val="center"/>
      <w:outlineLvl w:val="7"/>
    </w:pPr>
    <w:rPr>
      <w:rFonts w:eastAsia="黑体"/>
      <w:b w:val="0"/>
      <w:sz w:val="21"/>
    </w:rPr>
  </w:style>
  <w:style w:type="paragraph" w:customStyle="1" w:styleId="50">
    <w:name w:val="附录 5"/>
    <w:basedOn w:val="40"/>
    <w:qFormat/>
    <w:pPr>
      <w:numPr>
        <w:ilvl w:val="4"/>
      </w:numPr>
      <w:outlineLvl w:val="4"/>
    </w:pPr>
  </w:style>
  <w:style w:type="paragraph" w:customStyle="1" w:styleId="40">
    <w:name w:val="附录 4"/>
    <w:basedOn w:val="30"/>
    <w:qFormat/>
    <w:pPr>
      <w:numPr>
        <w:ilvl w:val="3"/>
      </w:numPr>
      <w:outlineLvl w:val="3"/>
    </w:pPr>
  </w:style>
  <w:style w:type="paragraph" w:customStyle="1" w:styleId="30">
    <w:name w:val="附录 3"/>
    <w:basedOn w:val="20"/>
    <w:qFormat/>
    <w:pPr>
      <w:numPr>
        <w:ilvl w:val="2"/>
      </w:numPr>
      <w:outlineLvl w:val="2"/>
    </w:pPr>
  </w:style>
  <w:style w:type="paragraph" w:customStyle="1" w:styleId="20">
    <w:name w:val="附录 2"/>
    <w:basedOn w:val="10"/>
    <w:qFormat/>
    <w:pPr>
      <w:numPr>
        <w:ilvl w:val="1"/>
      </w:numPr>
      <w:outlineLvl w:val="1"/>
    </w:pPr>
  </w:style>
  <w:style w:type="paragraph" w:customStyle="1" w:styleId="10">
    <w:name w:val="附录 1"/>
    <w:basedOn w:val="a5"/>
    <w:next w:val="21"/>
    <w:qFormat/>
    <w:pPr>
      <w:numPr>
        <w:numId w:val="4"/>
      </w:numPr>
      <w:spacing w:beforeLines="50" w:before="120"/>
      <w:outlineLvl w:val="0"/>
    </w:pPr>
    <w:rPr>
      <w:b/>
      <w:sz w:val="24"/>
      <w:szCs w:val="24"/>
    </w:rPr>
  </w:style>
  <w:style w:type="paragraph" w:customStyle="1" w:styleId="affd">
    <w:name w:val="表头文字，居中，加粗"/>
    <w:basedOn w:val="a5"/>
    <w:qFormat/>
    <w:pPr>
      <w:keepNext/>
      <w:spacing w:before="60" w:line="300" w:lineRule="auto"/>
      <w:jc w:val="center"/>
    </w:pPr>
    <w:rPr>
      <w:b/>
      <w:bCs/>
    </w:rPr>
  </w:style>
  <w:style w:type="paragraph" w:customStyle="1" w:styleId="affe">
    <w:name w:val="宋体，三号，居中"/>
    <w:basedOn w:val="21"/>
    <w:qFormat/>
    <w:pPr>
      <w:ind w:firstLineChars="0" w:firstLine="0"/>
      <w:jc w:val="center"/>
    </w:pPr>
    <w:rPr>
      <w:sz w:val="32"/>
      <w:szCs w:val="32"/>
    </w:rPr>
  </w:style>
  <w:style w:type="paragraph" w:customStyle="1" w:styleId="afff">
    <w:name w:val="封面 密级，阶段，版次"/>
    <w:basedOn w:val="a5"/>
    <w:qFormat/>
    <w:pPr>
      <w:spacing w:line="240" w:lineRule="auto"/>
    </w:pPr>
    <w:rPr>
      <w:rFonts w:eastAsia="黑体" w:cs="宋体"/>
      <w:sz w:val="28"/>
      <w:szCs w:val="20"/>
    </w:rPr>
  </w:style>
  <w:style w:type="paragraph" w:customStyle="1" w:styleId="afff0">
    <w:name w:val="表中文字，居中"/>
    <w:basedOn w:val="a5"/>
    <w:qFormat/>
    <w:pPr>
      <w:spacing w:before="60" w:line="300" w:lineRule="auto"/>
      <w:jc w:val="center"/>
    </w:pPr>
  </w:style>
  <w:style w:type="paragraph" w:customStyle="1" w:styleId="afff1">
    <w:name w:val="表中文字，左对齐"/>
    <w:basedOn w:val="afff0"/>
    <w:qFormat/>
    <w:pPr>
      <w:jc w:val="both"/>
    </w:pPr>
  </w:style>
  <w:style w:type="paragraph" w:customStyle="1" w:styleId="afff2">
    <w:name w:val="插图格式"/>
    <w:basedOn w:val="21"/>
    <w:qFormat/>
    <w:pPr>
      <w:keepNext/>
      <w:ind w:firstLineChars="0" w:firstLine="0"/>
      <w:jc w:val="center"/>
    </w:pPr>
    <w:rPr>
      <w:rFonts w:cs="宋体"/>
      <w:szCs w:val="20"/>
    </w:rPr>
  </w:style>
  <w:style w:type="paragraph" w:customStyle="1" w:styleId="a2">
    <w:name w:val="插图编号"/>
    <w:basedOn w:val="a5"/>
    <w:qFormat/>
    <w:pPr>
      <w:numPr>
        <w:ilvl w:val="8"/>
        <w:numId w:val="1"/>
      </w:numPr>
      <w:jc w:val="center"/>
      <w:outlineLvl w:val="7"/>
    </w:pPr>
    <w:rPr>
      <w:rFonts w:eastAsia="黑体"/>
    </w:rPr>
  </w:style>
  <w:style w:type="paragraph" w:customStyle="1" w:styleId="11">
    <w:name w:val="修订1"/>
    <w:uiPriority w:val="99"/>
    <w:semiHidden/>
    <w:qFormat/>
    <w:rPr>
      <w:kern w:val="2"/>
      <w:sz w:val="21"/>
      <w:szCs w:val="21"/>
    </w:rPr>
  </w:style>
  <w:style w:type="paragraph" w:customStyle="1" w:styleId="12">
    <w:name w:val="封面 1级主题"/>
    <w:basedOn w:val="a5"/>
    <w:qFormat/>
    <w:pPr>
      <w:tabs>
        <w:tab w:val="center" w:pos="4535"/>
        <w:tab w:val="left" w:pos="7763"/>
      </w:tabs>
      <w:spacing w:before="120"/>
      <w:jc w:val="center"/>
    </w:pPr>
    <w:rPr>
      <w:rFonts w:eastAsia="黑体"/>
      <w:sz w:val="52"/>
      <w:szCs w:val="52"/>
    </w:rPr>
  </w:style>
  <w:style w:type="paragraph" w:customStyle="1" w:styleId="32">
    <w:name w:val="封面 3级主题"/>
    <w:basedOn w:val="a5"/>
    <w:qFormat/>
    <w:pPr>
      <w:spacing w:before="120"/>
      <w:jc w:val="center"/>
      <w:outlineLvl w:val="0"/>
    </w:pPr>
    <w:rPr>
      <w:b/>
      <w:sz w:val="32"/>
      <w:szCs w:val="20"/>
    </w:rPr>
  </w:style>
  <w:style w:type="paragraph" w:customStyle="1" w:styleId="a0">
    <w:name w:val="正文编号"/>
    <w:basedOn w:val="21"/>
    <w:qFormat/>
    <w:pPr>
      <w:numPr>
        <w:numId w:val="5"/>
      </w:numPr>
      <w:ind w:firstLineChars="0" w:firstLine="0"/>
    </w:pPr>
  </w:style>
  <w:style w:type="table" w:customStyle="1" w:styleId="110">
    <w:name w:val="网格表 1 浅色1"/>
    <w:basedOn w:val="a7"/>
    <w:uiPriority w:val="46"/>
    <w:qFormat/>
    <w:rPr>
      <w:rFonts w:ascii="Calibri" w:hAnsi="Calibri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90">
    <w:name w:val="标题 9 字符"/>
    <w:basedOn w:val="a6"/>
    <w:link w:val="9"/>
    <w:qFormat/>
    <w:rPr>
      <w:rFonts w:ascii="Arial" w:eastAsia="黑体" w:hAnsi="Arial"/>
      <w:sz w:val="24"/>
    </w:rPr>
  </w:style>
  <w:style w:type="character" w:customStyle="1" w:styleId="ad">
    <w:name w:val="批注文字 字符"/>
    <w:basedOn w:val="a6"/>
    <w:link w:val="ac"/>
    <w:qFormat/>
    <w:rPr>
      <w:sz w:val="24"/>
      <w:szCs w:val="24"/>
    </w:rPr>
  </w:style>
  <w:style w:type="character" w:customStyle="1" w:styleId="af1">
    <w:name w:val="正文文本缩进 字符"/>
    <w:basedOn w:val="a6"/>
    <w:link w:val="af0"/>
    <w:qFormat/>
    <w:rPr>
      <w:rFonts w:ascii="宋体" w:hAnsi="宋体"/>
      <w:sz w:val="24"/>
      <w:szCs w:val="24"/>
    </w:rPr>
  </w:style>
  <w:style w:type="character" w:customStyle="1" w:styleId="af">
    <w:name w:val="正文文本 字符"/>
    <w:basedOn w:val="a6"/>
    <w:link w:val="ae"/>
    <w:qFormat/>
    <w:rPr>
      <w:sz w:val="24"/>
      <w:szCs w:val="24"/>
    </w:rPr>
  </w:style>
  <w:style w:type="character" w:customStyle="1" w:styleId="af3">
    <w:name w:val="纯文本 字符"/>
    <w:basedOn w:val="a6"/>
    <w:link w:val="af2"/>
    <w:qFormat/>
    <w:rPr>
      <w:rFonts w:ascii="宋体" w:hAnsi="Courier New" w:cs="Courier New"/>
      <w:kern w:val="2"/>
      <w:sz w:val="21"/>
      <w:szCs w:val="21"/>
    </w:rPr>
  </w:style>
  <w:style w:type="character" w:customStyle="1" w:styleId="af5">
    <w:name w:val="日期 字符"/>
    <w:basedOn w:val="a6"/>
    <w:link w:val="af4"/>
    <w:qFormat/>
    <w:rPr>
      <w:rFonts w:ascii="Calibri" w:hAnsi="Calibri"/>
      <w:kern w:val="2"/>
      <w:sz w:val="21"/>
      <w:szCs w:val="22"/>
    </w:rPr>
  </w:style>
  <w:style w:type="character" w:customStyle="1" w:styleId="af7">
    <w:name w:val="尾注文本 字符"/>
    <w:basedOn w:val="a6"/>
    <w:link w:val="af6"/>
    <w:qFormat/>
    <w:rPr>
      <w:sz w:val="24"/>
      <w:szCs w:val="24"/>
    </w:rPr>
  </w:style>
  <w:style w:type="character" w:customStyle="1" w:styleId="26">
    <w:name w:val="正文文本 2 字符"/>
    <w:basedOn w:val="a6"/>
    <w:link w:val="25"/>
    <w:qFormat/>
    <w:rPr>
      <w:rFonts w:ascii="宋体" w:hAnsi="宋体"/>
      <w:color w:val="000000"/>
      <w:sz w:val="24"/>
      <w:szCs w:val="24"/>
    </w:rPr>
  </w:style>
  <w:style w:type="character" w:customStyle="1" w:styleId="af9">
    <w:name w:val="批注框文本 字符"/>
    <w:basedOn w:val="a6"/>
    <w:link w:val="af8"/>
    <w:qFormat/>
    <w:rPr>
      <w:rFonts w:ascii="Calibri" w:hAnsi="Calibri"/>
      <w:kern w:val="2"/>
      <w:sz w:val="18"/>
      <w:szCs w:val="18"/>
    </w:rPr>
  </w:style>
  <w:style w:type="character" w:customStyle="1" w:styleId="aff0">
    <w:name w:val="脚注文本 字符"/>
    <w:basedOn w:val="a6"/>
    <w:link w:val="aff"/>
    <w:qFormat/>
    <w:rPr>
      <w:rFonts w:ascii="Calibri" w:hAnsi="Calibri"/>
      <w:kern w:val="2"/>
      <w:sz w:val="18"/>
      <w:szCs w:val="18"/>
    </w:rPr>
  </w:style>
  <w:style w:type="character" w:customStyle="1" w:styleId="aff5">
    <w:name w:val="批注主题 字符"/>
    <w:basedOn w:val="ad"/>
    <w:link w:val="aff4"/>
    <w:uiPriority w:val="99"/>
    <w:qFormat/>
    <w:rPr>
      <w:b/>
      <w:bCs/>
      <w:sz w:val="24"/>
      <w:szCs w:val="24"/>
    </w:rPr>
  </w:style>
  <w:style w:type="paragraph" w:customStyle="1" w:styleId="TOC10">
    <w:name w:val="TOC 标题1"/>
    <w:basedOn w:val="1"/>
    <w:next w:val="a5"/>
    <w:uiPriority w:val="39"/>
    <w:qFormat/>
    <w:pPr>
      <w:keepLines/>
      <w:numPr>
        <w:numId w:val="0"/>
      </w:numPr>
      <w:snapToGrid/>
      <w:spacing w:beforeLines="0" w:before="340" w:after="330" w:line="578" w:lineRule="auto"/>
      <w:jc w:val="center"/>
      <w:outlineLvl w:val="9"/>
    </w:pPr>
    <w:rPr>
      <w:rFonts w:eastAsia="黑体"/>
      <w:b w:val="0"/>
      <w:bCs/>
      <w:kern w:val="24"/>
      <w:sz w:val="30"/>
      <w:szCs w:val="44"/>
    </w:rPr>
  </w:style>
  <w:style w:type="paragraph" w:styleId="afff3">
    <w:name w:val="No Spacing"/>
    <w:uiPriority w:val="1"/>
    <w:qFormat/>
    <w:rPr>
      <w:sz w:val="22"/>
      <w:szCs w:val="22"/>
    </w:rPr>
  </w:style>
  <w:style w:type="paragraph" w:styleId="afff4">
    <w:name w:val="List Paragraph"/>
    <w:basedOn w:val="a5"/>
    <w:uiPriority w:val="1"/>
    <w:qFormat/>
    <w:pPr>
      <w:spacing w:line="300" w:lineRule="auto"/>
      <w:ind w:firstLineChars="200" w:firstLine="420"/>
    </w:pPr>
    <w:rPr>
      <w:szCs w:val="24"/>
    </w:rPr>
  </w:style>
  <w:style w:type="character" w:customStyle="1" w:styleId="afe">
    <w:name w:val="副标题 字符"/>
    <w:basedOn w:val="a6"/>
    <w:link w:val="afd"/>
    <w:uiPriority w:val="11"/>
    <w:qFormat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fb">
    <w:name w:val="页脚 字符"/>
    <w:basedOn w:val="a6"/>
    <w:link w:val="afa"/>
    <w:uiPriority w:val="99"/>
    <w:qFormat/>
    <w:rPr>
      <w:kern w:val="2"/>
      <w:sz w:val="18"/>
      <w:szCs w:val="18"/>
    </w:rPr>
  </w:style>
  <w:style w:type="paragraph" w:customStyle="1" w:styleId="afff5">
    <w:name w:val="文件正文"/>
    <w:qFormat/>
    <w:pPr>
      <w:spacing w:line="440" w:lineRule="exact"/>
      <w:jc w:val="both"/>
    </w:pPr>
    <w:rPr>
      <w:sz w:val="24"/>
    </w:rPr>
  </w:style>
  <w:style w:type="character" w:customStyle="1" w:styleId="31">
    <w:name w:val="标题 3 字符"/>
    <w:link w:val="3"/>
    <w:qFormat/>
    <w:rPr>
      <w:b/>
      <w:bCs/>
      <w:sz w:val="24"/>
    </w:rPr>
  </w:style>
  <w:style w:type="paragraph" w:customStyle="1" w:styleId="afff6">
    <w:name w:val="文件正文 + 五号"/>
    <w:basedOn w:val="afff5"/>
    <w:qFormat/>
    <w:rPr>
      <w:snapToGrid w:val="0"/>
      <w:sz w:val="21"/>
    </w:rPr>
  </w:style>
  <w:style w:type="paragraph" w:customStyle="1" w:styleId="305">
    <w:name w:val="样式 标题 3 + 段前: 0.5 行"/>
    <w:basedOn w:val="3"/>
    <w:rsid w:val="005B57F9"/>
    <w:pPr>
      <w:ind w:left="0" w:hangingChars="202" w:hanging="202"/>
    </w:pPr>
    <w:rPr>
      <w:rFonts w:cs="宋体"/>
      <w:szCs w:val="20"/>
    </w:rPr>
  </w:style>
  <w:style w:type="character" w:customStyle="1" w:styleId="fontstyle01">
    <w:name w:val="fontstyle01"/>
    <w:basedOn w:val="a6"/>
    <w:rsid w:val="00CE632B"/>
    <w:rPr>
      <w:rFonts w:ascii="ArialMT" w:hAnsi="ArialMT" w:hint="default"/>
      <w:b w:val="0"/>
      <w:bCs w:val="0"/>
      <w:i w:val="0"/>
      <w:iCs w:val="0"/>
      <w:color w:val="000000"/>
      <w:sz w:val="16"/>
      <w:szCs w:val="16"/>
    </w:rPr>
  </w:style>
  <w:style w:type="paragraph" w:styleId="afff7">
    <w:name w:val="Revision"/>
    <w:hidden/>
    <w:uiPriority w:val="99"/>
    <w:semiHidden/>
    <w:rsid w:val="00511CA9"/>
    <w:rPr>
      <w:kern w:val="2"/>
      <w:sz w:val="21"/>
      <w:szCs w:val="21"/>
    </w:rPr>
  </w:style>
  <w:style w:type="paragraph" w:styleId="HTML1">
    <w:name w:val="HTML Preformatted"/>
    <w:basedOn w:val="a5"/>
    <w:link w:val="HTML2"/>
    <w:uiPriority w:val="99"/>
    <w:unhideWhenUsed/>
    <w:rsid w:val="00706813"/>
    <w:pPr>
      <w:widowControl/>
      <w:pBdr>
        <w:top w:val="single" w:sz="8" w:space="8" w:color="E2E8F0"/>
        <w:left w:val="single" w:sz="8" w:space="8" w:color="E2E8F0"/>
        <w:bottom w:val="single" w:sz="8" w:space="8" w:color="E2E8F0"/>
        <w:right w:val="single" w:sz="8" w:space="8" w:color="E2E8F0"/>
      </w:pBdr>
      <w:shd w:val="clear" w:color="auto" w:fill="F8FAF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60" w:after="160" w:line="240" w:lineRule="auto"/>
      <w:jc w:val="left"/>
    </w:pPr>
    <w:rPr>
      <w:rFonts w:ascii="Courier New" w:hAnsi="Courier New" w:cs="Courier New"/>
      <w:kern w:val="0"/>
      <w:sz w:val="18"/>
      <w:szCs w:val="18"/>
    </w:rPr>
  </w:style>
  <w:style w:type="character" w:customStyle="1" w:styleId="HTML2">
    <w:name w:val="HTML 预设格式 字符"/>
    <w:basedOn w:val="a6"/>
    <w:link w:val="HTML1"/>
    <w:uiPriority w:val="99"/>
    <w:rsid w:val="00706813"/>
    <w:rPr>
      <w:rFonts w:ascii="Courier New" w:hAnsi="Courier New" w:cs="Courier New"/>
      <w:sz w:val="18"/>
      <w:szCs w:val="18"/>
      <w:shd w:val="clear" w:color="auto" w:fill="F8FAF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C3BBAC-216E-43CB-BD4F-D1B8F78851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1448</TotalTime>
  <Pages>12</Pages>
  <Words>1218</Words>
  <Characters>6946</Characters>
  <Application>Microsoft Office Word</Application>
  <DocSecurity>0</DocSecurity>
  <Lines>57</Lines>
  <Paragraphs>16</Paragraphs>
  <ScaleCrop>false</ScaleCrop>
  <Company>www</Company>
  <LinksUpToDate>false</LinksUpToDate>
  <CharactersWithSpaces>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技术文档</dc:title>
  <dc:creator>Youngsva</dc:creator>
  <cp:lastModifiedBy>ZHTY</cp:lastModifiedBy>
  <cp:revision>341</cp:revision>
  <dcterms:created xsi:type="dcterms:W3CDTF">2021-09-16T08:20:00Z</dcterms:created>
  <dcterms:modified xsi:type="dcterms:W3CDTF">2026-03-25T01:29:00Z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CB103432267E4FD3BD2D33FBDA55F49D_12</vt:lpwstr>
  </property>
  <property fmtid="{D5CDD505-2E9C-101B-9397-08002B2CF9AE}" pid="3" name="KSOProductBuildVer">
    <vt:lpwstr>2052-12.1.0.15398</vt:lpwstr>
  </property>
</Properties>
</file>